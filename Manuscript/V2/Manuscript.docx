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66B5" w14:textId="77777777" w:rsidR="004F196A" w:rsidRPr="00F115EB" w:rsidRDefault="004F196A" w:rsidP="004F196A">
      <w:pPr>
        <w:rPr>
          <w:b/>
          <w:bCs/>
          <w:sz w:val="40"/>
          <w:szCs w:val="40"/>
        </w:rPr>
      </w:pPr>
      <w:r w:rsidRPr="00F115EB">
        <w:rPr>
          <w:b/>
          <w:bCs/>
          <w:sz w:val="40"/>
          <w:szCs w:val="40"/>
        </w:rPr>
        <w:t>Sea urchins facilitate kelp carbon cycling</w:t>
      </w:r>
    </w:p>
    <w:p w14:paraId="54BC0A11" w14:textId="77777777" w:rsidR="004F196A" w:rsidRPr="00916589" w:rsidRDefault="004F196A" w:rsidP="004F196A">
      <w:pPr>
        <w:rPr>
          <w:sz w:val="20"/>
          <w:szCs w:val="20"/>
        </w:rPr>
      </w:pPr>
    </w:p>
    <w:p w14:paraId="4CDAFF9F" w14:textId="28845C47" w:rsidR="004F196A" w:rsidRPr="001E6D5A" w:rsidRDefault="004F196A" w:rsidP="004F196A">
      <w:pPr>
        <w:autoSpaceDE w:val="0"/>
        <w:autoSpaceDN w:val="0"/>
        <w:adjustRightInd w:val="0"/>
        <w:rPr>
          <w:color w:val="000000"/>
        </w:rPr>
      </w:pPr>
      <w:r w:rsidRPr="5CD06670">
        <w:rPr>
          <w:color w:val="000000" w:themeColor="text1"/>
        </w:rPr>
        <w:t>Luka Seamus Wright*</w:t>
      </w:r>
      <w:r w:rsidRPr="5CD06670">
        <w:rPr>
          <w:color w:val="000000" w:themeColor="text1"/>
          <w:vertAlign w:val="superscript"/>
        </w:rPr>
        <w:t>1,2,3</w:t>
      </w:r>
      <w:r w:rsidRPr="5CD06670">
        <w:rPr>
          <w:color w:val="000000" w:themeColor="text1"/>
        </w:rPr>
        <w:t>, Markus Molis</w:t>
      </w:r>
      <w:r w:rsidRPr="5CD06670">
        <w:rPr>
          <w:color w:val="000000" w:themeColor="text1"/>
          <w:vertAlign w:val="superscript"/>
        </w:rPr>
        <w:t>4</w:t>
      </w:r>
      <w:r w:rsidRPr="5CD06670">
        <w:rPr>
          <w:color w:val="000000" w:themeColor="text1"/>
        </w:rPr>
        <w:t>, Juan Vicente</w:t>
      </w:r>
      <w:r w:rsidR="1FDE9F18" w:rsidRPr="5CD06670">
        <w:rPr>
          <w:color w:val="000000" w:themeColor="text1"/>
        </w:rPr>
        <w:t>-</w:t>
      </w:r>
      <w:r w:rsidRPr="5CD06670">
        <w:rPr>
          <w:color w:val="000000" w:themeColor="text1"/>
        </w:rPr>
        <w:t>de</w:t>
      </w:r>
      <w:r w:rsidR="4C280E1C" w:rsidRPr="5CD06670">
        <w:rPr>
          <w:color w:val="000000" w:themeColor="text1"/>
        </w:rPr>
        <w:t>-</w:t>
      </w:r>
      <w:r w:rsidRPr="5CD06670">
        <w:rPr>
          <w:color w:val="000000" w:themeColor="text1"/>
        </w:rPr>
        <w:t>Miguel</w:t>
      </w:r>
      <w:r w:rsidRPr="5CD06670">
        <w:rPr>
          <w:color w:val="000000" w:themeColor="text1"/>
          <w:vertAlign w:val="superscript"/>
        </w:rPr>
        <w:t>4</w:t>
      </w:r>
      <w:r w:rsidRPr="5CD06670">
        <w:rPr>
          <w:color w:val="000000" w:themeColor="text1"/>
        </w:rPr>
        <w:t>, Anea Rakvåg</w:t>
      </w:r>
      <w:r w:rsidRPr="5CD06670">
        <w:rPr>
          <w:color w:val="000000" w:themeColor="text1"/>
          <w:vertAlign w:val="superscript"/>
        </w:rPr>
        <w:t>4</w:t>
      </w:r>
      <w:r w:rsidRPr="5CD06670">
        <w:rPr>
          <w:color w:val="000000" w:themeColor="text1"/>
        </w:rPr>
        <w:t>, Thomas Wernberg</w:t>
      </w:r>
      <w:r w:rsidRPr="5CD06670">
        <w:rPr>
          <w:color w:val="000000" w:themeColor="text1"/>
          <w:vertAlign w:val="superscript"/>
        </w:rPr>
        <w:t>1,2,5</w:t>
      </w:r>
      <w:r w:rsidRPr="5CD06670">
        <w:rPr>
          <w:color w:val="000000" w:themeColor="text1"/>
        </w:rPr>
        <w:t>, Karen Filbee-Dexter</w:t>
      </w:r>
      <w:r w:rsidRPr="5CD06670">
        <w:rPr>
          <w:color w:val="000000" w:themeColor="text1"/>
          <w:vertAlign w:val="superscript"/>
        </w:rPr>
        <w:t>1,2,5</w:t>
      </w:r>
    </w:p>
    <w:p w14:paraId="088D619D" w14:textId="77777777" w:rsidR="004F196A" w:rsidRPr="001E6D5A" w:rsidRDefault="004F196A" w:rsidP="004F196A">
      <w:pPr>
        <w:autoSpaceDE w:val="0"/>
        <w:autoSpaceDN w:val="0"/>
        <w:adjustRightInd w:val="0"/>
        <w:rPr>
          <w:color w:val="000000"/>
        </w:rPr>
      </w:pPr>
    </w:p>
    <w:p w14:paraId="32E67843" w14:textId="037BA423" w:rsidR="004F196A" w:rsidRPr="001E6D5A" w:rsidRDefault="004F196A" w:rsidP="5CD06670">
      <w:pPr>
        <w:autoSpaceDE w:val="0"/>
        <w:autoSpaceDN w:val="0"/>
        <w:adjustRightInd w:val="0"/>
        <w:rPr>
          <w:color w:val="000000"/>
        </w:rPr>
      </w:pPr>
      <w:r w:rsidRPr="5CD06670">
        <w:rPr>
          <w:color w:val="000000" w:themeColor="text1"/>
          <w:vertAlign w:val="superscript"/>
        </w:rPr>
        <w:t>1</w:t>
      </w:r>
      <w:r w:rsidRPr="5CD06670">
        <w:rPr>
          <w:color w:val="000000" w:themeColor="text1"/>
        </w:rPr>
        <w:t>Oceans Institute, University of Western Australia, Perth, Australia</w:t>
      </w:r>
    </w:p>
    <w:p w14:paraId="4EA06CF8" w14:textId="77777777" w:rsidR="004F196A" w:rsidRPr="001E6D5A" w:rsidRDefault="004F196A" w:rsidP="004F196A">
      <w:pPr>
        <w:autoSpaceDE w:val="0"/>
        <w:autoSpaceDN w:val="0"/>
        <w:adjustRightInd w:val="0"/>
        <w:rPr>
          <w:color w:val="000000"/>
        </w:rPr>
      </w:pPr>
      <w:r w:rsidRPr="5CD06670">
        <w:rPr>
          <w:color w:val="000000" w:themeColor="text1"/>
          <w:vertAlign w:val="superscript"/>
        </w:rPr>
        <w:t>2</w:t>
      </w:r>
      <w:r w:rsidRPr="5CD06670">
        <w:rPr>
          <w:color w:val="000000" w:themeColor="text1"/>
        </w:rPr>
        <w:t>School of Biological Sciences, University of Western Australia, Perth, Australia</w:t>
      </w:r>
    </w:p>
    <w:p w14:paraId="7B813CA2" w14:textId="74B84124" w:rsidR="004F196A" w:rsidRPr="001E6D5A" w:rsidRDefault="004F196A" w:rsidP="004F196A">
      <w:pPr>
        <w:autoSpaceDE w:val="0"/>
        <w:autoSpaceDN w:val="0"/>
        <w:adjustRightInd w:val="0"/>
        <w:rPr>
          <w:color w:val="000000"/>
        </w:rPr>
      </w:pPr>
      <w:r w:rsidRPr="5CD06670">
        <w:rPr>
          <w:color w:val="000000" w:themeColor="text1"/>
          <w:vertAlign w:val="superscript"/>
        </w:rPr>
        <w:t>3</w:t>
      </w:r>
      <w:r w:rsidRPr="5CD06670">
        <w:rPr>
          <w:color w:val="000000" w:themeColor="text1"/>
        </w:rPr>
        <w:t>CSIRO Oceans and Atmosphere, Perth, Australia</w:t>
      </w:r>
    </w:p>
    <w:p w14:paraId="28000B30" w14:textId="7B1F1E4C" w:rsidR="004F196A" w:rsidRPr="001E6D5A" w:rsidRDefault="004F196A" w:rsidP="004F196A">
      <w:pPr>
        <w:autoSpaceDE w:val="0"/>
        <w:autoSpaceDN w:val="0"/>
        <w:adjustRightInd w:val="0"/>
        <w:rPr>
          <w:color w:val="000000"/>
        </w:rPr>
      </w:pPr>
      <w:r w:rsidRPr="5CD06670">
        <w:rPr>
          <w:color w:val="000000" w:themeColor="text1"/>
          <w:vertAlign w:val="superscript"/>
        </w:rPr>
        <w:t>4</w:t>
      </w:r>
      <w:r w:rsidRPr="5CD06670">
        <w:rPr>
          <w:color w:val="000000" w:themeColor="text1"/>
        </w:rPr>
        <w:t>Department of Arctic and Marine Biology, The Arctic University of Norway, Tromsø, Norway</w:t>
      </w:r>
    </w:p>
    <w:p w14:paraId="24B9FF57" w14:textId="2A94C16F" w:rsidR="004F196A" w:rsidRPr="001E6D5A" w:rsidRDefault="004F196A" w:rsidP="004F196A">
      <w:pPr>
        <w:autoSpaceDE w:val="0"/>
        <w:autoSpaceDN w:val="0"/>
        <w:adjustRightInd w:val="0"/>
        <w:rPr>
          <w:color w:val="000000"/>
        </w:rPr>
      </w:pPr>
      <w:r w:rsidRPr="5CD06670">
        <w:rPr>
          <w:color w:val="000000" w:themeColor="text1"/>
          <w:vertAlign w:val="superscript"/>
        </w:rPr>
        <w:t>5</w:t>
      </w:r>
      <w:r w:rsidRPr="5CD06670">
        <w:rPr>
          <w:color w:val="000000" w:themeColor="text1"/>
        </w:rPr>
        <w:t>Institute of Marine Research, His, Norway</w:t>
      </w:r>
    </w:p>
    <w:p w14:paraId="0E856A5A" w14:textId="77777777" w:rsidR="004F196A" w:rsidRPr="001E6D5A" w:rsidRDefault="004F196A" w:rsidP="004F196A">
      <w:r w:rsidRPr="001E6D5A">
        <w:rPr>
          <w:color w:val="000000"/>
        </w:rPr>
        <w:t>*luka.wright@research.uwa.edu.au, luka@wright.it</w:t>
      </w:r>
    </w:p>
    <w:p w14:paraId="2F4DA596" w14:textId="77777777" w:rsidR="004F196A" w:rsidRPr="001E6D5A" w:rsidRDefault="004F196A" w:rsidP="004F196A"/>
    <w:p w14:paraId="50D62962" w14:textId="77777777" w:rsidR="004F196A" w:rsidRPr="001E6D5A" w:rsidRDefault="004F196A" w:rsidP="004F196A">
      <w:pPr>
        <w:rPr>
          <w:b/>
          <w:bCs/>
        </w:rPr>
      </w:pPr>
      <w:r w:rsidRPr="001E6D5A">
        <w:rPr>
          <w:b/>
          <w:bCs/>
        </w:rPr>
        <w:t>ORCiD</w:t>
      </w:r>
    </w:p>
    <w:p w14:paraId="42FE6FCA" w14:textId="77777777" w:rsidR="004F196A" w:rsidRPr="009B6CE9" w:rsidRDefault="004F196A" w:rsidP="004F196A">
      <w:r w:rsidRPr="001E6D5A">
        <w:t xml:space="preserve">Luka </w:t>
      </w:r>
      <w:r w:rsidRPr="009B6CE9">
        <w:t xml:space="preserve">Seamus Wright </w:t>
      </w:r>
      <w:hyperlink r:id="rId8" w:history="1">
        <w:r w:rsidRPr="009B6CE9">
          <w:rPr>
            <w:rStyle w:val="Hyperlink"/>
            <w:color w:val="auto"/>
          </w:rPr>
          <w:t>https://orcid.org/0000-0002-1273-6256</w:t>
        </w:r>
      </w:hyperlink>
    </w:p>
    <w:p w14:paraId="36137465" w14:textId="1E1EDAE8" w:rsidR="004F196A" w:rsidRPr="009B6CE9" w:rsidRDefault="004F196A" w:rsidP="004F196A">
      <w:pPr>
        <w:rPr>
          <w:lang w:val="de-DE"/>
        </w:rPr>
      </w:pPr>
      <w:r w:rsidRPr="009B6CE9">
        <w:rPr>
          <w:lang w:val="de-DE"/>
        </w:rPr>
        <w:t xml:space="preserve">Markus Molis </w:t>
      </w:r>
      <w:hyperlink r:id="rId9" w:history="1">
        <w:r w:rsidRPr="009B6CE9">
          <w:rPr>
            <w:rStyle w:val="Hyperlink"/>
            <w:color w:val="auto"/>
            <w:lang w:val="de-DE"/>
          </w:rPr>
          <w:t>https://orcid.org/0000-0002-0194-5984</w:t>
        </w:r>
      </w:hyperlink>
    </w:p>
    <w:p w14:paraId="236522A1" w14:textId="2F482CCD" w:rsidR="004F196A" w:rsidRPr="009B6CE9" w:rsidRDefault="004F196A" w:rsidP="5CD06670">
      <w:pPr>
        <w:rPr>
          <w:lang w:val="es-ES"/>
        </w:rPr>
      </w:pPr>
      <w:r w:rsidRPr="009B6CE9">
        <w:rPr>
          <w:lang w:val="es-ES"/>
        </w:rPr>
        <w:t>Juan Vicente de Miguel</w:t>
      </w:r>
      <w:r w:rsidR="26F49525" w:rsidRPr="009B6CE9">
        <w:rPr>
          <w:lang w:val="es-ES"/>
        </w:rPr>
        <w:t xml:space="preserve"> </w:t>
      </w:r>
      <w:hyperlink r:id="rId10">
        <w:r w:rsidR="26F49525" w:rsidRPr="009B6CE9">
          <w:rPr>
            <w:rStyle w:val="Hyperlink"/>
            <w:color w:val="auto"/>
            <w:lang w:val="es-ES"/>
          </w:rPr>
          <w:t>https://orcid.org/0009-0006-2833-9876</w:t>
        </w:r>
      </w:hyperlink>
      <w:r w:rsidR="26F49525" w:rsidRPr="009B6CE9">
        <w:rPr>
          <w:lang w:val="es-ES"/>
        </w:rPr>
        <w:t xml:space="preserve"> </w:t>
      </w:r>
    </w:p>
    <w:p w14:paraId="79EE4F74" w14:textId="7A7D648E" w:rsidR="004F196A" w:rsidRPr="009B6CE9" w:rsidRDefault="004F196A" w:rsidP="004F196A">
      <w:r w:rsidRPr="009B6CE9">
        <w:t>Anea Rakvåg</w:t>
      </w:r>
      <w:r w:rsidR="4FB88BBC" w:rsidRPr="009B6CE9">
        <w:t xml:space="preserve"> </w:t>
      </w:r>
      <w:hyperlink r:id="rId11" w:history="1">
        <w:r w:rsidR="009B6CE9" w:rsidRPr="009B6CE9">
          <w:rPr>
            <w:rStyle w:val="Hyperlink"/>
            <w:color w:val="auto"/>
          </w:rPr>
          <w:t>https://orcid.org/0009-0007-7544-3198</w:t>
        </w:r>
      </w:hyperlink>
      <w:r w:rsidR="009B6CE9" w:rsidRPr="009B6CE9">
        <w:t xml:space="preserve"> </w:t>
      </w:r>
    </w:p>
    <w:p w14:paraId="466B1498" w14:textId="77777777" w:rsidR="004F196A" w:rsidRPr="009B6CE9" w:rsidRDefault="004F196A" w:rsidP="004F196A">
      <w:pPr>
        <w:rPr>
          <w:lang w:val="de-DE"/>
        </w:rPr>
      </w:pPr>
      <w:r w:rsidRPr="009B6CE9">
        <w:rPr>
          <w:lang w:val="de-DE"/>
        </w:rPr>
        <w:t xml:space="preserve">Thomas Wernberg </w:t>
      </w:r>
      <w:hyperlink r:id="rId12" w:history="1">
        <w:r w:rsidRPr="009B6CE9">
          <w:rPr>
            <w:rStyle w:val="Hyperlink"/>
            <w:color w:val="auto"/>
            <w:lang w:val="de-DE"/>
          </w:rPr>
          <w:t>https://orcid.org/0000-0003-1185-9745</w:t>
        </w:r>
      </w:hyperlink>
      <w:r w:rsidRPr="009B6CE9">
        <w:rPr>
          <w:lang w:val="de-DE"/>
        </w:rPr>
        <w:t xml:space="preserve"> </w:t>
      </w:r>
    </w:p>
    <w:p w14:paraId="1501E403" w14:textId="77777777" w:rsidR="004F196A" w:rsidRPr="009B6CE9" w:rsidRDefault="004F196A" w:rsidP="004F196A">
      <w:pPr>
        <w:rPr>
          <w:lang w:val="de-DE"/>
        </w:rPr>
      </w:pPr>
      <w:r w:rsidRPr="009B6CE9">
        <w:rPr>
          <w:lang w:val="de-DE"/>
        </w:rPr>
        <w:t xml:space="preserve">Karen Filbee-Dexter </w:t>
      </w:r>
      <w:hyperlink r:id="rId13" w:history="1">
        <w:r w:rsidRPr="009B6CE9">
          <w:rPr>
            <w:rStyle w:val="Hyperlink"/>
            <w:color w:val="auto"/>
            <w:lang w:val="de-DE"/>
          </w:rPr>
          <w:t>https://orcid.org/0000-0001-8413-6797</w:t>
        </w:r>
      </w:hyperlink>
      <w:r w:rsidRPr="009B6CE9">
        <w:rPr>
          <w:lang w:val="de-DE"/>
        </w:rPr>
        <w:t xml:space="preserve"> </w:t>
      </w:r>
    </w:p>
    <w:p w14:paraId="049503F0" w14:textId="77777777" w:rsidR="004F196A" w:rsidRDefault="004F196A" w:rsidP="004F196A">
      <w:pPr>
        <w:rPr>
          <w:lang w:bidi="he-IL"/>
        </w:rPr>
      </w:pPr>
    </w:p>
    <w:p w14:paraId="63C4AE2E" w14:textId="77777777" w:rsidR="004F196A" w:rsidRPr="001E6D5A" w:rsidRDefault="004F196A" w:rsidP="004F196A">
      <w:pPr>
        <w:rPr>
          <w:b/>
          <w:bCs/>
        </w:rPr>
      </w:pPr>
      <w:r w:rsidRPr="001E6D5A">
        <w:rPr>
          <w:b/>
          <w:bCs/>
        </w:rPr>
        <w:t>Abstract</w:t>
      </w:r>
    </w:p>
    <w:p w14:paraId="0B5B0A0F" w14:textId="2EED3F93" w:rsidR="004F196A" w:rsidRDefault="004F196A" w:rsidP="004F196A">
      <w:pPr>
        <w:rPr>
          <w:lang w:bidi="he-IL"/>
        </w:rPr>
      </w:pPr>
      <w:r w:rsidRPr="10371CCE">
        <w:rPr>
          <w:lang w:bidi="he-IL"/>
        </w:rPr>
        <w:t>Kelp forests are currently the focus of blue carbon</w:t>
      </w:r>
      <w:r w:rsidR="00F5007E">
        <w:rPr>
          <w:lang w:bidi="he-IL"/>
        </w:rPr>
        <w:t xml:space="preserve">, but </w:t>
      </w:r>
      <w:r w:rsidRPr="10371CCE">
        <w:rPr>
          <w:lang w:bidi="he-IL"/>
        </w:rPr>
        <w:t xml:space="preserve">only carbon that is exported </w:t>
      </w:r>
      <w:r w:rsidR="00F5007E">
        <w:rPr>
          <w:lang w:bidi="he-IL"/>
        </w:rPr>
        <w:t xml:space="preserve">from the forest </w:t>
      </w:r>
      <w:r w:rsidRPr="10371CCE">
        <w:rPr>
          <w:lang w:bidi="he-IL"/>
        </w:rPr>
        <w:t xml:space="preserve">as detritus can be sequestered. Sea urchins are impactful </w:t>
      </w:r>
      <w:r w:rsidR="008C7D64">
        <w:rPr>
          <w:lang w:bidi="he-IL"/>
        </w:rPr>
        <w:t xml:space="preserve">kelp </w:t>
      </w:r>
      <w:r w:rsidRPr="10371CCE">
        <w:rPr>
          <w:lang w:bidi="he-IL"/>
        </w:rPr>
        <w:t xml:space="preserve">grazers, often clearing entire forests to form urchin barrens. As primary consumers, they occupy a similar ecological role to shredders in freshwater systems, breaking up litter into fragments and faeces which can be accessed by </w:t>
      </w:r>
      <w:r w:rsidR="00B17E41">
        <w:rPr>
          <w:lang w:bidi="he-IL"/>
        </w:rPr>
        <w:t>detritivores</w:t>
      </w:r>
      <w:r w:rsidRPr="10371CCE">
        <w:rPr>
          <w:lang w:bidi="he-IL"/>
        </w:rPr>
        <w:t xml:space="preserve">. Urchins </w:t>
      </w:r>
      <w:r w:rsidR="008C7D64">
        <w:rPr>
          <w:lang w:bidi="he-IL"/>
        </w:rPr>
        <w:t>may</w:t>
      </w:r>
      <w:r w:rsidRPr="10371CCE">
        <w:rPr>
          <w:lang w:bidi="he-IL"/>
        </w:rPr>
        <w:t xml:space="preserve"> defecate </w:t>
      </w:r>
      <w:r w:rsidR="008C7D64">
        <w:rPr>
          <w:lang w:bidi="he-IL"/>
        </w:rPr>
        <w:t>so much that</w:t>
      </w:r>
      <w:r w:rsidRPr="10371CCE">
        <w:rPr>
          <w:lang w:bidi="he-IL"/>
        </w:rPr>
        <w:t xml:space="preserve"> their</w:t>
      </w:r>
      <w:r w:rsidR="008C7D64">
        <w:rPr>
          <w:lang w:bidi="he-IL"/>
        </w:rPr>
        <w:t xml:space="preserve"> </w:t>
      </w:r>
      <w:r w:rsidRPr="10371CCE">
        <w:rPr>
          <w:lang w:bidi="he-IL"/>
        </w:rPr>
        <w:t xml:space="preserve">slow-sinking faeces cloud kelp forests. It has therefore been suggested that urchins increase detrital export </w:t>
      </w:r>
      <w:r w:rsidR="008C7D64">
        <w:rPr>
          <w:lang w:bidi="he-IL"/>
        </w:rPr>
        <w:t xml:space="preserve">from kelp forests </w:t>
      </w:r>
      <w:r w:rsidRPr="10371CCE">
        <w:rPr>
          <w:lang w:bidi="he-IL"/>
        </w:rPr>
        <w:t xml:space="preserve">and thereby enhance </w:t>
      </w:r>
      <w:r w:rsidR="008C7D64">
        <w:rPr>
          <w:lang w:bidi="he-IL"/>
        </w:rPr>
        <w:t xml:space="preserve">their </w:t>
      </w:r>
      <w:r w:rsidRPr="10371CCE">
        <w:rPr>
          <w:lang w:bidi="he-IL"/>
        </w:rPr>
        <w:t xml:space="preserve">carbon sequestration potential. Here we test this idea with experiments on </w:t>
      </w:r>
      <w:r w:rsidR="008C7D64">
        <w:rPr>
          <w:lang w:bidi="he-IL"/>
        </w:rPr>
        <w:t xml:space="preserve">the kelp </w:t>
      </w:r>
      <w:r w:rsidR="008C7D64" w:rsidRPr="10371CCE">
        <w:rPr>
          <w:i/>
          <w:iCs/>
          <w:lang w:bidi="he-IL"/>
        </w:rPr>
        <w:t>Laminaria hyperborea</w:t>
      </w:r>
      <w:r w:rsidR="008C7D64" w:rsidRPr="10371CCE">
        <w:rPr>
          <w:lang w:bidi="he-IL"/>
        </w:rPr>
        <w:t xml:space="preserve"> </w:t>
      </w:r>
      <w:r w:rsidR="008C7D64">
        <w:rPr>
          <w:lang w:bidi="he-IL"/>
        </w:rPr>
        <w:t xml:space="preserve">fed to </w:t>
      </w:r>
      <w:r w:rsidRPr="10371CCE">
        <w:rPr>
          <w:lang w:bidi="he-IL"/>
        </w:rPr>
        <w:t xml:space="preserve">the green sea urchin </w:t>
      </w:r>
      <w:r w:rsidRPr="10371CCE">
        <w:rPr>
          <w:i/>
          <w:iCs/>
          <w:lang w:bidi="he-IL"/>
        </w:rPr>
        <w:t>Strongylocentrotus droebachiensis</w:t>
      </w:r>
      <w:r w:rsidR="008C7D64">
        <w:rPr>
          <w:lang w:bidi="he-IL"/>
        </w:rPr>
        <w:t xml:space="preserve">, and </w:t>
      </w:r>
      <w:r w:rsidR="0073752D">
        <w:rPr>
          <w:lang w:bidi="he-IL"/>
        </w:rPr>
        <w:t xml:space="preserve">its </w:t>
      </w:r>
      <w:r w:rsidR="008C7D64">
        <w:rPr>
          <w:lang w:bidi="he-IL"/>
        </w:rPr>
        <w:t xml:space="preserve">faeces in turn fed to amphipods alongside kelp. </w:t>
      </w:r>
      <w:r w:rsidR="0073752D">
        <w:rPr>
          <w:lang w:bidi="he-IL"/>
        </w:rPr>
        <w:t>Supporting</w:t>
      </w:r>
      <w:r w:rsidR="008C7D64">
        <w:rPr>
          <w:lang w:bidi="he-IL"/>
        </w:rPr>
        <w:t xml:space="preserve"> our experiments with</w:t>
      </w:r>
      <w:r w:rsidRPr="10371CCE">
        <w:rPr>
          <w:lang w:bidi="he-IL"/>
        </w:rPr>
        <w:t xml:space="preserve"> global meta-analysis across urchins</w:t>
      </w:r>
      <w:r w:rsidR="0073752D">
        <w:rPr>
          <w:lang w:bidi="he-IL"/>
        </w:rPr>
        <w:t>, we</w:t>
      </w:r>
      <w:r w:rsidRPr="10371CCE">
        <w:rPr>
          <w:lang w:bidi="he-IL"/>
        </w:rPr>
        <w:t xml:space="preserve"> show that urchins tend to defecate </w:t>
      </w:r>
      <w:r w:rsidR="00D53784">
        <w:rPr>
          <w:lang w:bidi="he-IL"/>
        </w:rPr>
        <w:t>46%</w:t>
      </w:r>
      <w:r w:rsidRPr="10371CCE">
        <w:rPr>
          <w:lang w:bidi="he-IL"/>
        </w:rPr>
        <w:t xml:space="preserve"> of </w:t>
      </w:r>
      <w:r w:rsidR="008C7D64">
        <w:rPr>
          <w:lang w:bidi="he-IL"/>
        </w:rPr>
        <w:t>consumption</w:t>
      </w:r>
      <w:r w:rsidRPr="10371CCE">
        <w:rPr>
          <w:lang w:bidi="he-IL"/>
        </w:rPr>
        <w:t xml:space="preserve"> and </w:t>
      </w:r>
      <w:r w:rsidR="008C7D64">
        <w:rPr>
          <w:lang w:bidi="he-IL"/>
        </w:rPr>
        <w:t xml:space="preserve">biochemically </w:t>
      </w:r>
      <w:r w:rsidRPr="10371CCE">
        <w:rPr>
          <w:lang w:bidi="he-IL"/>
        </w:rPr>
        <w:t xml:space="preserve">transform rather than just shred kelp. Faeces </w:t>
      </w:r>
      <w:r w:rsidR="00C41B3C">
        <w:rPr>
          <w:lang w:bidi="he-IL"/>
        </w:rPr>
        <w:t>only contain 61–70% as much</w:t>
      </w:r>
      <w:r w:rsidRPr="10371CCE">
        <w:rPr>
          <w:lang w:bidi="he-IL"/>
        </w:rPr>
        <w:t xml:space="preserve"> carbon</w:t>
      </w:r>
      <w:r w:rsidR="00C41B3C">
        <w:rPr>
          <w:lang w:bidi="he-IL"/>
        </w:rPr>
        <w:t xml:space="preserve"> as kelp</w:t>
      </w:r>
      <w:r w:rsidRPr="10371CCE">
        <w:rPr>
          <w:lang w:bidi="he-IL"/>
        </w:rPr>
        <w:t xml:space="preserve">, </w:t>
      </w:r>
      <w:r w:rsidR="00C41B3C">
        <w:rPr>
          <w:lang w:bidi="he-IL"/>
        </w:rPr>
        <w:t xml:space="preserve">practically no </w:t>
      </w:r>
      <w:r w:rsidRPr="10371CCE">
        <w:rPr>
          <w:lang w:bidi="he-IL"/>
        </w:rPr>
        <w:t xml:space="preserve">phenols and </w:t>
      </w:r>
      <w:r w:rsidR="00951A63">
        <w:rPr>
          <w:lang w:bidi="he-IL"/>
        </w:rPr>
        <w:t>only 4</w:t>
      </w:r>
      <w:r w:rsidR="001F7FD7">
        <w:rPr>
          <w:lang w:bidi="he-IL"/>
        </w:rPr>
        <w:t>7</w:t>
      </w:r>
      <w:r w:rsidR="00951A63">
        <w:rPr>
          <w:lang w:bidi="he-IL"/>
        </w:rPr>
        <w:t xml:space="preserve">% </w:t>
      </w:r>
      <w:r w:rsidRPr="10371CCE">
        <w:rPr>
          <w:lang w:bidi="he-IL"/>
        </w:rPr>
        <w:t xml:space="preserve">functional chlorophyll. </w:t>
      </w:r>
      <w:r w:rsidR="008549B8">
        <w:rPr>
          <w:lang w:bidi="he-IL"/>
        </w:rPr>
        <w:t xml:space="preserve">Amphipods </w:t>
      </w:r>
      <w:r w:rsidR="00894B64">
        <w:rPr>
          <w:lang w:bidi="he-IL"/>
        </w:rPr>
        <w:t>display</w:t>
      </w:r>
      <w:r w:rsidR="008549B8">
        <w:rPr>
          <w:lang w:bidi="he-IL"/>
        </w:rPr>
        <w:t xml:space="preserve"> </w:t>
      </w:r>
      <w:r w:rsidR="001F7FD7">
        <w:rPr>
          <w:lang w:bidi="he-IL"/>
        </w:rPr>
        <w:t>similar grazing across kelp and faeces</w:t>
      </w:r>
      <w:r w:rsidR="008549B8">
        <w:rPr>
          <w:lang w:bidi="he-IL"/>
        </w:rPr>
        <w:t xml:space="preserve"> </w:t>
      </w:r>
      <w:r w:rsidR="008154F4">
        <w:rPr>
          <w:lang w:bidi="he-IL"/>
        </w:rPr>
        <w:t xml:space="preserve">but prefer </w:t>
      </w:r>
      <w:r w:rsidR="008154F4">
        <w:rPr>
          <w:lang w:bidi="he-IL"/>
        </w:rPr>
        <w:t>kelp</w:t>
      </w:r>
      <w:r w:rsidR="008154F4">
        <w:rPr>
          <w:lang w:bidi="he-IL"/>
        </w:rPr>
        <w:t xml:space="preserve"> </w:t>
      </w:r>
      <w:r w:rsidR="006B2AE3">
        <w:rPr>
          <w:lang w:bidi="he-IL"/>
        </w:rPr>
        <w:t xml:space="preserve">over faeces </w:t>
      </w:r>
      <w:r w:rsidR="008154F4">
        <w:rPr>
          <w:lang w:bidi="he-IL"/>
        </w:rPr>
        <w:t>in</w:t>
      </w:r>
      <w:r w:rsidR="008549B8">
        <w:rPr>
          <w:lang w:bidi="he-IL"/>
        </w:rPr>
        <w:t xml:space="preserve"> </w:t>
      </w:r>
      <w:r w:rsidR="002E68B8">
        <w:rPr>
          <w:lang w:bidi="he-IL"/>
        </w:rPr>
        <w:t xml:space="preserve">67% </w:t>
      </w:r>
      <w:r w:rsidR="008154F4">
        <w:rPr>
          <w:lang w:bidi="he-IL"/>
        </w:rPr>
        <w:t>of cases</w:t>
      </w:r>
      <w:r w:rsidR="006B2AE3">
        <w:rPr>
          <w:lang w:bidi="he-IL"/>
        </w:rPr>
        <w:t xml:space="preserve"> when both are reconstituted</w:t>
      </w:r>
      <w:r w:rsidR="003552D6" w:rsidRPr="10371CCE">
        <w:rPr>
          <w:lang w:bidi="he-IL"/>
        </w:rPr>
        <w:t>.</w:t>
      </w:r>
      <w:r w:rsidR="00794ACB">
        <w:rPr>
          <w:lang w:bidi="he-IL"/>
        </w:rPr>
        <w:t xml:space="preserve"> </w:t>
      </w:r>
      <w:r w:rsidR="005A51B0" w:rsidRPr="00710B23">
        <w:rPr>
          <w:i/>
          <w:iCs/>
          <w:lang w:bidi="he-IL"/>
        </w:rPr>
        <w:t>S.</w:t>
      </w:r>
      <w:r w:rsidR="005A51B0">
        <w:rPr>
          <w:lang w:bidi="he-IL"/>
        </w:rPr>
        <w:t xml:space="preserve"> </w:t>
      </w:r>
      <w:r w:rsidR="005A51B0" w:rsidRPr="10371CCE">
        <w:rPr>
          <w:i/>
          <w:iCs/>
          <w:lang w:bidi="he-IL"/>
        </w:rPr>
        <w:t>droebachiensis</w:t>
      </w:r>
      <w:r w:rsidR="005A51B0">
        <w:rPr>
          <w:lang w:bidi="he-IL"/>
        </w:rPr>
        <w:t xml:space="preserve"> </w:t>
      </w:r>
      <w:r w:rsidR="00794ACB">
        <w:rPr>
          <w:lang w:bidi="he-IL"/>
        </w:rPr>
        <w:t xml:space="preserve">faeces </w:t>
      </w:r>
      <w:r w:rsidR="00970976">
        <w:rPr>
          <w:lang w:bidi="he-IL"/>
        </w:rPr>
        <w:t xml:space="preserve">have 87% </w:t>
      </w:r>
      <w:r w:rsidR="00794ACB">
        <w:rPr>
          <w:lang w:bidi="he-IL"/>
        </w:rPr>
        <w:t xml:space="preserve">slower sinking speeds </w:t>
      </w:r>
      <w:r w:rsidR="00B42A08">
        <w:rPr>
          <w:lang w:bidi="he-IL"/>
        </w:rPr>
        <w:t xml:space="preserve">than kelp detritus, so </w:t>
      </w:r>
      <w:r w:rsidR="00794ACB">
        <w:rPr>
          <w:lang w:bidi="he-IL"/>
        </w:rPr>
        <w:t xml:space="preserve">particle tracking models predict them to be </w:t>
      </w:r>
      <w:r w:rsidR="003E00B8">
        <w:rPr>
          <w:lang w:bidi="he-IL"/>
        </w:rPr>
        <w:t>transported</w:t>
      </w:r>
      <w:r w:rsidR="00794ACB">
        <w:rPr>
          <w:lang w:bidi="he-IL"/>
        </w:rPr>
        <w:t xml:space="preserve"> </w:t>
      </w:r>
      <w:r w:rsidR="00040FD4">
        <w:rPr>
          <w:lang w:bidi="he-IL"/>
        </w:rPr>
        <w:t>two orders of magnitude deeper</w:t>
      </w:r>
      <w:r w:rsidR="00B42A08">
        <w:rPr>
          <w:lang w:bidi="he-IL"/>
        </w:rPr>
        <w:t>. However,</w:t>
      </w:r>
      <w:r w:rsidR="00794ACB">
        <w:rPr>
          <w:lang w:bidi="he-IL"/>
        </w:rPr>
        <w:t xml:space="preserve"> l</w:t>
      </w:r>
      <w:r w:rsidRPr="10371CCE">
        <w:rPr>
          <w:lang w:bidi="he-IL"/>
        </w:rPr>
        <w:t xml:space="preserve">imited carbon transfer through </w:t>
      </w:r>
      <w:r w:rsidR="005A51B0">
        <w:rPr>
          <w:lang w:bidi="he-IL"/>
        </w:rPr>
        <w:t xml:space="preserve">the </w:t>
      </w:r>
      <w:r w:rsidRPr="10371CCE">
        <w:rPr>
          <w:lang w:bidi="he-IL"/>
        </w:rPr>
        <w:t xml:space="preserve">urchin </w:t>
      </w:r>
      <w:r w:rsidR="00010D08">
        <w:rPr>
          <w:lang w:bidi="he-IL"/>
        </w:rPr>
        <w:t xml:space="preserve">(27%) </w:t>
      </w:r>
      <w:r w:rsidR="0048263D">
        <w:rPr>
          <w:lang w:bidi="he-IL"/>
        </w:rPr>
        <w:t xml:space="preserve">and microbial decomposition likely </w:t>
      </w:r>
      <w:r w:rsidRPr="10371CCE">
        <w:rPr>
          <w:lang w:bidi="he-IL"/>
        </w:rPr>
        <w:t>preclude carbon export. Like other shredders, sea urchins primarily facilitate the rapid cycling of carbon. Their putative beneficial role for kelp blue carbon must therefore be reconsidered.</w:t>
      </w:r>
    </w:p>
    <w:p w14:paraId="3E9D91C7" w14:textId="77777777" w:rsidR="004F196A" w:rsidRPr="001E6D5A" w:rsidRDefault="004F196A" w:rsidP="004F196A">
      <w:pPr>
        <w:rPr>
          <w:lang w:bidi="he-IL"/>
        </w:rPr>
      </w:pPr>
    </w:p>
    <w:p w14:paraId="3DEE5F34" w14:textId="77777777" w:rsidR="004F196A" w:rsidRPr="001E6D5A" w:rsidRDefault="004F196A" w:rsidP="004F196A">
      <w:pPr>
        <w:rPr>
          <w:lang w:bidi="he-IL"/>
        </w:rPr>
      </w:pPr>
      <w:r w:rsidRPr="001E6D5A">
        <w:rPr>
          <w:b/>
          <w:bCs/>
          <w:lang w:bidi="he-IL"/>
        </w:rPr>
        <w:t>Keywords</w:t>
      </w:r>
    </w:p>
    <w:p w14:paraId="7CC7148B" w14:textId="60CA3536" w:rsidR="004F196A" w:rsidRPr="001E6D5A" w:rsidRDefault="004F196A" w:rsidP="004F196A">
      <w:pPr>
        <w:rPr>
          <w:lang w:bidi="he-IL"/>
        </w:rPr>
      </w:pPr>
      <w:r w:rsidRPr="001E6D5A">
        <w:rPr>
          <w:i/>
          <w:iCs/>
          <w:lang w:bidi="he-IL"/>
        </w:rPr>
        <w:t>Strongylocentrotus</w:t>
      </w:r>
      <w:r w:rsidRPr="001E6D5A">
        <w:rPr>
          <w:lang w:bidi="he-IL"/>
        </w:rPr>
        <w:t xml:space="preserve">, </w:t>
      </w:r>
      <w:r w:rsidRPr="001E6D5A">
        <w:rPr>
          <w:i/>
          <w:iCs/>
          <w:lang w:bidi="he-IL"/>
        </w:rPr>
        <w:t>Mesocentrotus</w:t>
      </w:r>
      <w:r w:rsidRPr="001E6D5A">
        <w:rPr>
          <w:lang w:bidi="he-IL"/>
        </w:rPr>
        <w:t xml:space="preserve">, </w:t>
      </w:r>
      <w:r w:rsidRPr="001E6D5A">
        <w:rPr>
          <w:i/>
          <w:iCs/>
          <w:lang w:bidi="he-IL"/>
        </w:rPr>
        <w:t>Paracentrotus</w:t>
      </w:r>
      <w:r w:rsidRPr="001E6D5A">
        <w:rPr>
          <w:lang w:bidi="he-IL"/>
        </w:rPr>
        <w:t xml:space="preserve">, </w:t>
      </w:r>
      <w:r w:rsidRPr="001E6D5A">
        <w:rPr>
          <w:i/>
          <w:iCs/>
          <w:lang w:bidi="he-IL"/>
        </w:rPr>
        <w:t>Psammechinus</w:t>
      </w:r>
      <w:r w:rsidRPr="001E6D5A">
        <w:rPr>
          <w:lang w:bidi="he-IL"/>
        </w:rPr>
        <w:t xml:space="preserve">, </w:t>
      </w:r>
      <w:r w:rsidRPr="001E6D5A">
        <w:rPr>
          <w:i/>
          <w:iCs/>
          <w:lang w:bidi="he-IL"/>
        </w:rPr>
        <w:t>Parechinus</w:t>
      </w:r>
      <w:r w:rsidRPr="001E6D5A">
        <w:rPr>
          <w:lang w:bidi="he-IL"/>
        </w:rPr>
        <w:t xml:space="preserve">, </w:t>
      </w:r>
      <w:r w:rsidR="00D53784" w:rsidRPr="00D53784">
        <w:rPr>
          <w:i/>
          <w:iCs/>
          <w:lang w:bidi="he-IL"/>
        </w:rPr>
        <w:t>Gammarus</w:t>
      </w:r>
      <w:r w:rsidR="00D53784">
        <w:rPr>
          <w:lang w:bidi="he-IL"/>
        </w:rPr>
        <w:t xml:space="preserve">, </w:t>
      </w:r>
      <w:r w:rsidRPr="001E6D5A">
        <w:rPr>
          <w:lang w:bidi="he-IL"/>
        </w:rPr>
        <w:t>plant-herbivore interactions, extracellular enzyme activity, phlorotannins</w:t>
      </w:r>
    </w:p>
    <w:p w14:paraId="5BF37CC6" w14:textId="77777777" w:rsidR="004F196A" w:rsidRPr="001E6D5A" w:rsidRDefault="004F196A" w:rsidP="004F196A"/>
    <w:p w14:paraId="7F959C18" w14:textId="21BD8A3A" w:rsidR="00526218" w:rsidRPr="00F23156" w:rsidRDefault="004F196A" w:rsidP="5CD06670">
      <w:pPr>
        <w:pStyle w:val="ListParagraph"/>
        <w:numPr>
          <w:ilvl w:val="0"/>
          <w:numId w:val="4"/>
        </w:numPr>
        <w:rPr>
          <w:rFonts w:ascii="Times New Roman" w:hAnsi="Times New Roman"/>
          <w:b/>
          <w:bCs/>
          <w:lang w:val="en-GB"/>
        </w:rPr>
      </w:pPr>
      <w:r w:rsidRPr="001E6D5A">
        <w:rPr>
          <w:rFonts w:ascii="Times New Roman" w:hAnsi="Times New Roman"/>
          <w:b/>
          <w:bCs/>
          <w:lang w:val="en-GB"/>
        </w:rPr>
        <w:t>Introduction</w:t>
      </w:r>
    </w:p>
    <w:p w14:paraId="4241022B" w14:textId="70B03B54" w:rsidR="004F196A" w:rsidRDefault="004F196A" w:rsidP="5CD06670">
      <w:r>
        <w:t xml:space="preserve">Kelp forests </w:t>
      </w:r>
      <w:r w:rsidR="040E395E">
        <w:t xml:space="preserve">are highly productive and extensive marine habitats that </w:t>
      </w:r>
      <w:r w:rsidR="765CBFF0">
        <w:t>cycle large quantities of marine carbon</w:t>
      </w:r>
      <w:r w:rsidR="05E4B629">
        <w:t xml:space="preserve"> (Pessarrodona et al. 2023)</w:t>
      </w:r>
      <w:r>
        <w:t xml:space="preserve">. However, unlike </w:t>
      </w:r>
      <w:r w:rsidR="002C54F4">
        <w:t>terrestrial forests</w:t>
      </w:r>
      <w:r w:rsidR="002C54F4">
        <w:t xml:space="preserve"> and </w:t>
      </w:r>
      <w:r>
        <w:t>conventional blue carbon ecosystems</w:t>
      </w:r>
      <w:r w:rsidR="002C54F4">
        <w:t xml:space="preserve"> — </w:t>
      </w:r>
      <w:r w:rsidR="4A9D86BD">
        <w:t xml:space="preserve">salt marshes, mangrove forests and seagrass </w:t>
      </w:r>
      <w:r w:rsidR="4A9D86BD">
        <w:lastRenderedPageBreak/>
        <w:t>meadows</w:t>
      </w:r>
      <w:r w:rsidR="002C54F4">
        <w:t xml:space="preserve"> — </w:t>
      </w:r>
      <w:r>
        <w:t xml:space="preserve">kelp forests cannot accumulate carbon in belowground biomass, soil or ligneous deposits. Sequestration of kelp carbon therefore hinges on the fate of exported detritus. Kelp forests are thought to export around </w:t>
      </w:r>
      <w:ins w:id="0" w:author="kfilbeedexter@gmail.com" w:date="2026-03-08T23:05:00Z" w16du:dateUtc="2026-03-08T23:05:44Z">
        <w:r w:rsidR="761ACA53">
          <w:t>71</w:t>
        </w:r>
      </w:ins>
      <w:del w:id="1" w:author="kfilbeedexter@gmail.com" w:date="2026-03-08T23:05:00Z" w16du:dateUtc="2026-03-08T23:05:43Z">
        <w:r w:rsidDel="004F196A">
          <w:delText>60</w:delText>
        </w:r>
      </w:del>
      <w:r>
        <w:t xml:space="preserve">% of their primary production, </w:t>
      </w:r>
      <w:del w:id="2" w:author="kfilbeedexter@gmail.com" w:date="2026-03-08T23:06:00Z" w16du:dateUtc="2026-03-08T23:06:31Z">
        <w:r w:rsidDel="004F196A">
          <w:delText>which has been suggested to lead to substantial</w:delText>
        </w:r>
      </w:del>
      <w:ins w:id="3" w:author="kfilbeedexter@gmail.com" w:date="2026-03-08T23:06:00Z" w16du:dateUtc="2026-03-08T23:06:48Z">
        <w:r w:rsidR="4C801CB6">
          <w:t>a portion of which can reach deep ocean sinks whe</w:t>
        </w:r>
      </w:ins>
      <w:ins w:id="4" w:author="kfilbeedexter@gmail.com" w:date="2026-03-08T23:07:00Z" w16du:dateUtc="2026-03-08T23:07:10Z">
        <w:r w:rsidR="4C801CB6">
          <w:t>re it may</w:t>
        </w:r>
      </w:ins>
      <w:ins w:id="5" w:author="kfilbeedexter@gmail.com" w:date="2026-03-08T23:06:00Z" w16du:dateUtc="2026-03-08T23:06:48Z">
        <w:r w:rsidR="4C801CB6">
          <w:t xml:space="preserve"> be</w:t>
        </w:r>
      </w:ins>
      <w:r>
        <w:t xml:space="preserve"> </w:t>
      </w:r>
      <w:del w:id="6" w:author="kfilbeedexter@gmail.com" w:date="2026-03-08T23:06:00Z" w16du:dateUtc="2026-03-08T23:06:51Z">
        <w:r w:rsidDel="004F196A">
          <w:delText xml:space="preserve">carbon </w:delText>
        </w:r>
      </w:del>
      <w:r>
        <w:t>sequest</w:t>
      </w:r>
      <w:ins w:id="7" w:author="kfilbeedexter@gmail.com" w:date="2026-03-08T23:07:00Z" w16du:dateUtc="2026-03-08T23:07:16Z">
        <w:r w:rsidR="72249C77">
          <w:t>ered</w:t>
        </w:r>
      </w:ins>
      <w:del w:id="8" w:author="kfilbeedexter@gmail.com" w:date="2026-03-08T23:07:00Z" w16du:dateUtc="2026-03-08T23:07:14Z">
        <w:r w:rsidDel="004F196A">
          <w:delText>ration</w:delText>
        </w:r>
      </w:del>
      <w:ins w:id="9" w:author="kfilbeedexter@gmail.com" w:date="2026-03-08T23:06:00Z" w16du:dateUtc="2026-03-08T23:06:23Z">
        <w:r w:rsidR="2BCA0FF5">
          <w:t xml:space="preserve"> (Filbee-Dexter et al. 2024)</w:t>
        </w:r>
      </w:ins>
      <w:r>
        <w:t>.</w:t>
      </w:r>
      <w:ins w:id="10" w:author="kfilbeedexter@gmail.com" w:date="2026-03-08T23:07:00Z" w16du:dateUtc="2026-03-08T23:07:52Z">
        <w:r w:rsidR="7C0150A0">
          <w:t xml:space="preserve"> Yet the biological interactions modulating these kelp-carbon fluxes are </w:t>
        </w:r>
        <w:del w:id="11" w:author="markus.molis@uit.no" w:date="2026-03-19T15:08:00Z" w16du:dateUtc="2026-03-19T15:08:40Z">
          <w:r w:rsidDel="7C0150A0">
            <w:delText xml:space="preserve">not </w:delText>
          </w:r>
        </w:del>
      </w:ins>
      <w:ins w:id="12" w:author="markus.molis@uit.no" w:date="2026-03-19T15:08:00Z" w16du:dateUtc="2026-03-19T15:08:42Z">
        <w:r w:rsidR="6E560B09">
          <w:t xml:space="preserve">neither </w:t>
        </w:r>
      </w:ins>
      <w:ins w:id="13" w:author="kfilbeedexter@gmail.com" w:date="2026-03-08T23:07:00Z" w16du:dateUtc="2026-03-08T23:07:52Z">
        <w:r w:rsidR="7C0150A0">
          <w:t>well understood</w:t>
        </w:r>
      </w:ins>
      <w:r w:rsidR="3EFB5139">
        <w:t xml:space="preserve"> nor integrated into estimates of kelp carbon cycles</w:t>
      </w:r>
      <w:ins w:id="14" w:author="kfilbeedexter@gmail.com" w:date="2026-03-08T23:07:00Z" w16du:dateUtc="2026-03-08T23:07:52Z">
        <w:r w:rsidR="7C0150A0">
          <w:t xml:space="preserve">. </w:t>
        </w:r>
      </w:ins>
    </w:p>
    <w:p w14:paraId="52FD0FCD" w14:textId="77777777" w:rsidR="004F196A" w:rsidRDefault="004F196A" w:rsidP="004F196A"/>
    <w:p w14:paraId="5153FFB1" w14:textId="67611A36" w:rsidR="004F196A" w:rsidRPr="005D1D0E" w:rsidRDefault="004F196A" w:rsidP="004F196A">
      <w:pPr>
        <w:rPr>
          <w:lang w:val="de-DE"/>
        </w:rPr>
      </w:pPr>
      <w:r>
        <w:t xml:space="preserve">Sea urchins </w:t>
      </w:r>
      <w:r w:rsidR="00EE22CC">
        <w:t xml:space="preserve">(Echinoidea) </w:t>
      </w:r>
      <w:r>
        <w:t xml:space="preserve">are the </w:t>
      </w:r>
      <w:commentRangeStart w:id="15"/>
      <w:r>
        <w:t xml:space="preserve">archetypal </w:t>
      </w:r>
      <w:commentRangeEnd w:id="15"/>
      <w:r>
        <w:rPr>
          <w:rStyle w:val="CommentReference"/>
          <w:sz w:val="24"/>
          <w:szCs w:val="24"/>
        </w:rPr>
        <w:commentReference w:id="15"/>
      </w:r>
      <w:r>
        <w:t xml:space="preserve">primary consumers in kelp forests. They are herbivores that can clear </w:t>
      </w:r>
      <w:r w:rsidRPr="10371CCE">
        <w:rPr>
          <w:lang w:bidi="he-IL"/>
        </w:rPr>
        <w:t>kelp forests to form urchin barrens</w:t>
      </w:r>
      <w:r w:rsidR="3326FE3E" w:rsidRPr="10371CCE">
        <w:rPr>
          <w:lang w:bidi="he-IL"/>
        </w:rPr>
        <w:t xml:space="preserve"> devoid of macroalgae</w:t>
      </w:r>
      <w:r w:rsidRPr="10371CCE">
        <w:rPr>
          <w:lang w:bidi="he-IL"/>
        </w:rPr>
        <w:t xml:space="preserve"> in many parts of the coastal ocean </w:t>
      </w:r>
      <w:r>
        <w:fldChar w:fldCharType="begin"/>
      </w:r>
      <w:r>
        <w:instrText>ADDIN BEC{Vadas, 1977 #55060;Filbee-Dexter and Scheibling, 2014 #8327}</w:instrText>
      </w:r>
      <w:r>
        <w:fldChar w:fldCharType="separate"/>
      </w:r>
      <w:r>
        <w:t>(Vadas 1977, Filbee-Dexter &amp; Scheibling 2014)</w:t>
      </w:r>
      <w:r>
        <w:fldChar w:fldCharType="end"/>
      </w:r>
      <w:r w:rsidRPr="10371CCE">
        <w:rPr>
          <w:lang w:bidi="he-IL"/>
        </w:rPr>
        <w:t xml:space="preserve">. But they are also detritivores that capture and process drifting kelp </w:t>
      </w:r>
      <w:ins w:id="16" w:author="kfilbeedexter@gmail.com" w:date="2026-03-08T23:10:00Z" w16du:dateUtc="2026-03-08T23:10:30Z">
        <w:r w:rsidR="43C73DE9" w:rsidRPr="10371CCE">
          <w:rPr>
            <w:lang w:bidi="he-IL"/>
          </w:rPr>
          <w:t>detritus</w:t>
        </w:r>
      </w:ins>
      <w:del w:id="17" w:author="kfilbeedexter@gmail.com" w:date="2026-03-08T23:10:00Z" w16du:dateUtc="2026-03-08T23:10:26Z">
        <w:r w:rsidRPr="10371CCE" w:rsidDel="004F196A">
          <w:rPr>
            <w:lang w:bidi="he-IL"/>
          </w:rPr>
          <w:delText>fronds</w:delText>
        </w:r>
      </w:del>
      <w:r w:rsidRPr="10371CCE">
        <w:rPr>
          <w:lang w:bidi="he-IL"/>
        </w:rPr>
        <w:t>. Capture rates vary</w:t>
      </w:r>
      <w:ins w:id="18" w:author="kfilbeedexter@gmail.com" w:date="2026-03-08T23:10:00Z" w16du:dateUtc="2026-03-08T23:10:59Z">
        <w:r w:rsidR="5D8266F6" w:rsidRPr="10371CCE">
          <w:rPr>
            <w:lang w:bidi="he-IL"/>
          </w:rPr>
          <w:t xml:space="preserve">, and depend on </w:t>
        </w:r>
      </w:ins>
      <w:ins w:id="19" w:author="kfilbeedexter@gmail.com" w:date="2026-03-08T23:11:00Z" w16du:dateUtc="2026-03-08T23:11:30Z">
        <w:r w:rsidR="5D8266F6" w:rsidRPr="10371CCE">
          <w:rPr>
            <w:lang w:bidi="he-IL"/>
          </w:rPr>
          <w:t xml:space="preserve">background </w:t>
        </w:r>
      </w:ins>
      <w:ins w:id="20" w:author="kfilbeedexter@gmail.com" w:date="2026-03-08T23:10:00Z" w16du:dateUtc="2026-03-08T23:10:59Z">
        <w:r w:rsidR="5D8266F6" w:rsidRPr="10371CCE">
          <w:rPr>
            <w:lang w:bidi="he-IL"/>
          </w:rPr>
          <w:t xml:space="preserve">urchin densities, but can be </w:t>
        </w:r>
      </w:ins>
      <w:ins w:id="21" w:author="kfilbeedexter@gmail.com" w:date="2026-03-08T23:11:00Z" w16du:dateUtc="2026-03-08T23:11:03Z">
        <w:r w:rsidR="5D8266F6" w:rsidRPr="10371CCE">
          <w:rPr>
            <w:lang w:bidi="he-IL"/>
          </w:rPr>
          <w:t>particularly high in urchin barrens</w:t>
        </w:r>
      </w:ins>
      <w:r>
        <w:t xml:space="preserve"> </w:t>
      </w:r>
      <w:r>
        <w:fldChar w:fldCharType="begin"/>
      </w:r>
      <w:r>
        <w:instrText>ADDIN BEC{Filbee-Dexter et al., 2018 #12689; Filbee-Dexter et al., 2020 #86459}</w:instrText>
      </w:r>
      <w:r>
        <w:fldChar w:fldCharType="separate"/>
      </w:r>
      <w:r>
        <w:t>(Filbee-Dexter et al. 2018, 2020)</w:t>
      </w:r>
      <w:r>
        <w:fldChar w:fldCharType="end"/>
      </w:r>
      <w:r w:rsidRPr="10371CCE">
        <w:rPr>
          <w:lang w:bidi="he-IL"/>
        </w:rPr>
        <w:t>. Due to this ecological role, they have been likened to shredders in freshwater systems which break litter up into smaller fragments and faeces</w:t>
      </w:r>
      <w:ins w:id="22" w:author="kfilbeedexter@gmail.com" w:date="2026-03-08T23:13:00Z" w16du:dateUtc="2026-03-08T23:13:19Z">
        <w:r w:rsidR="5EA2B37F" w:rsidRPr="10371CCE">
          <w:rPr>
            <w:lang w:bidi="he-IL"/>
          </w:rPr>
          <w:t xml:space="preserve"> (ref)</w:t>
        </w:r>
      </w:ins>
      <w:r w:rsidRPr="10371CCE">
        <w:rPr>
          <w:lang w:bidi="he-IL"/>
        </w:rPr>
        <w:t xml:space="preserve">. This sloppy feeding effect </w:t>
      </w:r>
      <w:ins w:id="23" w:author="markus.molis@uit.no" w:date="2026-03-19T15:12:00Z" w16du:dateUtc="2026-03-19T15:12:05Z">
        <w:r w:rsidR="02F880C7" w:rsidRPr="10371CCE">
          <w:rPr>
            <w:lang w:bidi="he-IL"/>
          </w:rPr>
          <w:t xml:space="preserve">has </w:t>
        </w:r>
      </w:ins>
      <w:r w:rsidRPr="10371CCE">
        <w:rPr>
          <w:lang w:bidi="he-IL"/>
        </w:rPr>
        <w:t xml:space="preserve">been experimentally proven using carbon stable isotope tracing. They have high faecal production </w:t>
      </w:r>
      <w:r w:rsidRPr="10371CCE">
        <w:rPr>
          <w:lang w:bidi="he-IL"/>
        </w:rPr>
        <w:fldChar w:fldCharType="begin"/>
      </w:r>
      <w:r w:rsidRPr="10371CCE">
        <w:rPr>
          <w:lang w:bidi="he-IL"/>
        </w:rPr>
        <w:instrText>ADDIN BEC{Mamelona and Pelletier, 2005 #68904}</w:instrText>
      </w:r>
      <w:r w:rsidRPr="10371CCE">
        <w:rPr>
          <w:lang w:bidi="he-IL"/>
        </w:rPr>
        <w:fldChar w:fldCharType="separate"/>
      </w:r>
      <w:r w:rsidRPr="10371CCE">
        <w:rPr>
          <w:lang w:bidi="he-IL"/>
        </w:rPr>
        <w:t>(Mamelona &amp; Pelletier 2005)</w:t>
      </w:r>
      <w:r w:rsidRPr="10371CCE">
        <w:rPr>
          <w:lang w:bidi="he-IL"/>
        </w:rPr>
        <w:fldChar w:fldCharType="end"/>
      </w:r>
      <w:r>
        <w:t>. Sea urchin faeces therefore are an abundant source of carbon in</w:t>
      </w:r>
      <w:del w:id="24" w:author="kfilbeedexter@gmail.com" w:date="2026-03-08T23:12:00Z" w16du:dateUtc="2026-03-08T23:12:47Z">
        <w:r w:rsidDel="004F196A">
          <w:delText xml:space="preserve"> can often cloud</w:delText>
        </w:r>
      </w:del>
      <w:r>
        <w:t xml:space="preserve"> kelp forests</w:t>
      </w:r>
      <w:ins w:id="25" w:author="kfilbeedexter@gmail.com" w:date="2026-03-08T23:12:00Z" w16du:dateUtc="2026-03-08T23:12:25Z">
        <w:r w:rsidR="58D4C3C1">
          <w:t xml:space="preserve"> and</w:t>
        </w:r>
      </w:ins>
      <w:del w:id="26" w:author="kfilbeedexter@gmail.com" w:date="2026-03-08T23:12:00Z" w16du:dateUtc="2026-03-08T23:12:24Z">
        <w:r w:rsidDel="004F196A">
          <w:delText>.</w:delText>
        </w:r>
      </w:del>
      <w:r>
        <w:t xml:space="preserve"> make </w:t>
      </w:r>
      <w:del w:id="27" w:author="kfilbeedexter@gmail.com" w:date="2026-03-08T23:13:00Z" w16du:dateUtc="2026-03-08T23:13:05Z">
        <w:r w:rsidDel="004F196A">
          <w:delText xml:space="preserve">food </w:delText>
        </w:r>
      </w:del>
      <w:ins w:id="28" w:author="kfilbeedexter@gmail.com" w:date="2026-03-08T23:13:00Z" w16du:dateUtc="2026-03-08T23:13:08Z">
        <w:r w:rsidR="41C2A2B8">
          <w:t xml:space="preserve">detrital kelp </w:t>
        </w:r>
      </w:ins>
      <w:r>
        <w:t xml:space="preserve">more </w:t>
      </w:r>
      <w:commentRangeStart w:id="29"/>
      <w:r>
        <w:t>palatable</w:t>
      </w:r>
      <w:commentRangeEnd w:id="29"/>
      <w:r>
        <w:rPr>
          <w:rStyle w:val="CommentReference"/>
          <w:sz w:val="24"/>
          <w:szCs w:val="24"/>
        </w:rPr>
        <w:commentReference w:id="29"/>
      </w:r>
      <w:ins w:id="30" w:author="kfilbeedexter@gmail.com" w:date="2026-03-08T23:12:00Z" w16du:dateUtc="2026-03-08T23:12:58Z">
        <w:r w:rsidR="086B6B31">
          <w:t xml:space="preserve"> and available</w:t>
        </w:r>
      </w:ins>
      <w:r>
        <w:t xml:space="preserve"> for secondary consumers </w:t>
      </w:r>
      <w:r>
        <w:fldChar w:fldCharType="begin"/>
      </w:r>
      <w:r>
        <w:instrText>ADDIN BEC{Dethier et al., 2019 #28250}</w:instrText>
      </w:r>
      <w:r>
        <w:fldChar w:fldCharType="separate"/>
      </w:r>
      <w:r>
        <w:t>(Dethier et al. 2019)</w:t>
      </w:r>
      <w:r>
        <w:fldChar w:fldCharType="end"/>
      </w:r>
      <w:ins w:id="31" w:author="markus.molis@uit.no" w:date="2026-03-19T15:15:00Z" w16du:dateUtc="2026-03-19T15:15:58Z">
        <w:r w:rsidR="55220550">
          <w:t xml:space="preserve"> and meso-grazers, which </w:t>
        </w:r>
      </w:ins>
      <w:ins w:id="32" w:author="markus.molis@uit.no" w:date="2026-03-19T15:16:00Z" w16du:dateUtc="2026-03-19T15:16:07Z">
        <w:r w:rsidR="55220550">
          <w:t xml:space="preserve">have limited abilities to </w:t>
        </w:r>
      </w:ins>
      <w:ins w:id="33" w:author="markus.molis@uit.no" w:date="2026-03-19T15:15:00Z" w16du:dateUtc="2026-03-19T15:15:58Z">
        <w:r w:rsidR="55220550">
          <w:t>consume intact kelp</w:t>
        </w:r>
      </w:ins>
      <w:ins w:id="34" w:author="markus.molis@uit.no" w:date="2026-03-19T17:02:00Z" w16du:dateUtc="2026-03-19T17:02:46Z">
        <w:r w:rsidR="760CADB6">
          <w:t xml:space="preserve"> (Molis et al. 2011)</w:t>
        </w:r>
      </w:ins>
      <w:r>
        <w:t>.</w:t>
      </w:r>
    </w:p>
    <w:p w14:paraId="1E850970" w14:textId="77777777" w:rsidR="004F196A" w:rsidRPr="00AF6245" w:rsidRDefault="004F196A" w:rsidP="004F196A"/>
    <w:p w14:paraId="70C7C2E2" w14:textId="161AEDB8" w:rsidR="004F196A" w:rsidRDefault="2A1ABAB6" w:rsidP="10371CCE">
      <w:pPr>
        <w:spacing w:line="259" w:lineRule="auto"/>
      </w:pPr>
      <w:r>
        <w:t xml:space="preserve">A major unknown is how urchin processing of kelp carbon influences its potential to be sequestered. </w:t>
      </w:r>
      <w:r w:rsidR="004F196A">
        <w:t xml:space="preserve">Urchin faeces </w:t>
      </w:r>
      <w:r w:rsidR="7E21F17D">
        <w:t>have been proposed</w:t>
      </w:r>
      <w:r w:rsidR="004F196A">
        <w:t xml:space="preserve"> to contribute disproportionally to </w:t>
      </w:r>
      <w:r w:rsidR="4C7DA978">
        <w:t xml:space="preserve">exported </w:t>
      </w:r>
      <w:r w:rsidR="004F196A">
        <w:t>blue carbon</w:t>
      </w:r>
      <w:r w:rsidR="65EDE730">
        <w:t xml:space="preserve"> pathways</w:t>
      </w:r>
      <w:ins w:id="35" w:author="kfilbeedexter@gmail.com" w:date="2026-03-08T23:13:00Z" w16du:dateUtc="2026-03-08T23:13:56Z">
        <w:r w:rsidR="04FE5405">
          <w:t xml:space="preserve">, due to their higher chance of reaching </w:t>
        </w:r>
      </w:ins>
      <w:ins w:id="36" w:author="kfilbeedexter@gmail.com" w:date="2026-03-08T23:14:00Z" w16du:dateUtc="2026-03-08T23:14:09Z">
        <w:r w:rsidR="04FE5405">
          <w:t xml:space="preserve">deep </w:t>
        </w:r>
      </w:ins>
      <w:ins w:id="37" w:author="kfilbeedexter@gmail.com" w:date="2026-03-08T23:13:00Z" w16du:dateUtc="2026-03-08T23:13:56Z">
        <w:r w:rsidR="04FE5405">
          <w:t xml:space="preserve">offshore </w:t>
        </w:r>
      </w:ins>
      <w:ins w:id="38" w:author="kfilbeedexter@gmail.com" w:date="2026-03-08T23:14:00Z" w16du:dateUtc="2026-03-08T23:14:05Z">
        <w:r w:rsidR="04FE5405">
          <w:t>sediments</w:t>
        </w:r>
      </w:ins>
      <w:r w:rsidR="004F196A">
        <w:t xml:space="preserve">. Sea urchin faeces sink slowly, making them almost neutrally buoyant. This was first measured by </w:t>
      </w:r>
      <w:r w:rsidR="004F196A">
        <w:fldChar w:fldCharType="begin"/>
      </w:r>
      <w:r w:rsidR="004F196A">
        <w:instrText>ADDIN BEC{Sauchyn and Scheibling, 2009 #82871; Sauchyn and Scheibling, 2009 #84657; Sauchyn et al., 2011 #41587}</w:instrText>
      </w:r>
      <w:r w:rsidR="004F196A">
        <w:fldChar w:fldCharType="separate"/>
      </w:r>
      <w:r w:rsidR="004F196A">
        <w:t>(Sauchyn &amp; Scheibling 2009a, b, Sauchyn et al. 2011)</w:t>
      </w:r>
      <w:r w:rsidR="004F196A">
        <w:fldChar w:fldCharType="end"/>
      </w:r>
      <w:r w:rsidR="004F196A">
        <w:t xml:space="preserve"> and later …. Inspired by this, faecal sinking speed was compared to those of kelp </w:t>
      </w:r>
      <w:r w:rsidR="004F196A">
        <w:fldChar w:fldCharType="begin"/>
      </w:r>
      <w:r w:rsidR="004F196A">
        <w:instrText>ADDIN BEC{Wernberg and Filbee-Dexter, 2018, #97898}</w:instrText>
      </w:r>
      <w:r w:rsidR="004F196A">
        <w:fldChar w:fldCharType="separate"/>
      </w:r>
      <w:r w:rsidR="004F196A">
        <w:t>(Wernberg &amp; Filbee-Dexter 2018)</w:t>
      </w:r>
      <w:r w:rsidR="004F196A">
        <w:fldChar w:fldCharType="end"/>
      </w:r>
      <w:r w:rsidR="004F196A">
        <w:t xml:space="preserve"> which were used by </w:t>
      </w:r>
      <w:r w:rsidR="004F196A">
        <w:fldChar w:fldCharType="begin"/>
      </w:r>
      <w:r w:rsidR="004F196A">
        <w:instrText>ADDIN BEC{Filbee-Dexter et al., 2020 #86459}</w:instrText>
      </w:r>
      <w:r w:rsidR="004F196A">
        <w:fldChar w:fldCharType="separate"/>
      </w:r>
      <w:r w:rsidR="004F196A">
        <w:t>(Filbee-Dexter et al. 2020)</w:t>
      </w:r>
      <w:r w:rsidR="004F196A">
        <w:fldChar w:fldCharType="end"/>
      </w:r>
      <w:r w:rsidR="004F196A">
        <w:t xml:space="preserve"> to conclude that </w:t>
      </w:r>
      <w:commentRangeStart w:id="39"/>
      <w:del w:id="40" w:author="kfilbeedexter@gmail.com" w:date="2026-03-08T23:14:00Z" w16du:dateUtc="2026-03-08T23:14:41Z">
        <w:r w:rsidR="004F196A" w:rsidDel="004F196A">
          <w:delText xml:space="preserve">urchins </w:delText>
        </w:r>
      </w:del>
      <w:ins w:id="41" w:author="kfilbeedexter@gmail.com" w:date="2026-03-08T23:14:00Z" w16du:dateUtc="2026-03-08T23:14:41Z">
        <w:r w:rsidR="7F4C19B6">
          <w:t>urchin f</w:t>
        </w:r>
      </w:ins>
      <w:ins w:id="42" w:author="markus.molis@uit.no" w:date="2026-03-19T17:06:00Z" w16du:dateUtc="2026-03-19T17:06:54Z">
        <w:r w:rsidR="00A31E86">
          <w:t>a</w:t>
        </w:r>
      </w:ins>
      <w:ins w:id="43" w:author="kfilbeedexter@gmail.com" w:date="2026-03-08T23:14:00Z" w16du:dateUtc="2026-03-08T23:14:41Z">
        <w:r w:rsidR="7F4C19B6">
          <w:t>eces had a XX% higher likelihood of reaching deep offshore sediments and deep water bodies</w:t>
        </w:r>
      </w:ins>
      <w:r w:rsidR="21136BDD">
        <w:t>, and therefore has higher sequestration potential, compared to larger detrital kelp particles</w:t>
      </w:r>
      <w:commentRangeEnd w:id="39"/>
      <w:r w:rsidR="004F196A">
        <w:rPr>
          <w:rStyle w:val="CommentReference"/>
          <w:sz w:val="24"/>
          <w:szCs w:val="24"/>
        </w:rPr>
        <w:commentReference w:id="39"/>
      </w:r>
      <w:r w:rsidR="004F196A">
        <w:t xml:space="preserve">. Assumptions of this hypothesis are that (1) </w:t>
      </w:r>
      <w:del w:id="44" w:author="markus.molis@uit.no" w:date="2026-03-19T17:08:00Z" w16du:dateUtc="2026-03-19T17:08:31Z">
        <w:r w:rsidR="004F196A" w:rsidDel="004F196A">
          <w:delText xml:space="preserve">absorption </w:delText>
        </w:r>
      </w:del>
      <w:ins w:id="45" w:author="markus.molis@uit.no" w:date="2026-03-19T17:08:00Z" w16du:dateUtc="2026-03-19T17:08:38Z">
        <w:r w:rsidR="02FB9AEE">
          <w:t xml:space="preserve">assimilation of kelp carbon </w:t>
        </w:r>
      </w:ins>
      <w:r w:rsidR="004F196A">
        <w:t xml:space="preserve">during urchin digestion is minimal, (2) apart from their slower sinking speed, faeces are </w:t>
      </w:r>
      <w:del w:id="46" w:author="kfilbeedexter@gmail.com" w:date="2026-03-08T23:00:00Z" w16du:dateUtc="2026-03-08T23:00:59Z">
        <w:r w:rsidR="004F196A" w:rsidDel="004F196A">
          <w:delText xml:space="preserve">identical </w:delText>
        </w:r>
      </w:del>
      <w:ins w:id="47" w:author="kfilbeedexter@gmail.com" w:date="2026-03-08T23:00:00Z" w16du:dateUtc="2026-03-08T23:00:59Z">
        <w:r w:rsidR="132E10B4">
          <w:t>simi</w:t>
        </w:r>
      </w:ins>
      <w:ins w:id="48" w:author="kfilbeedexter@gmail.com" w:date="2026-03-08T23:01:00Z" w16du:dateUtc="2026-03-08T23:01:01Z">
        <w:r w:rsidR="132E10B4">
          <w:t xml:space="preserve">lar </w:t>
        </w:r>
      </w:ins>
      <w:r w:rsidR="004F196A">
        <w:t>to shredded kelp</w:t>
      </w:r>
      <w:ins w:id="49" w:author="kfilbeedexter@gmail.com" w:date="2026-03-08T23:15:00Z" w16du:dateUtc="2026-03-08T23:15:34Z">
        <w:r w:rsidR="36BE788F">
          <w:t xml:space="preserve"> in carbon content</w:t>
        </w:r>
      </w:ins>
      <w:r w:rsidR="004F196A">
        <w:t xml:space="preserve"> and (3) faecal and detrital </w:t>
      </w:r>
      <w:ins w:id="50" w:author="markus.molis@uit.no" w:date="2026-03-19T17:11:00Z" w16du:dateUtc="2026-03-19T17:11:00Z">
        <w:r w:rsidR="28B16D3E">
          <w:t xml:space="preserve">kelp </w:t>
        </w:r>
      </w:ins>
      <w:r w:rsidR="004F196A">
        <w:t xml:space="preserve">carbon decompose at </w:t>
      </w:r>
      <w:del w:id="51" w:author="markus.molis@uit.no" w:date="2026-03-19T17:11:00Z" w16du:dateUtc="2026-03-19T17:11:21Z">
        <w:r w:rsidR="004F196A" w:rsidDel="004F196A">
          <w:delText>the same</w:delText>
        </w:r>
      </w:del>
      <w:ins w:id="52" w:author="markus.molis@uit.no" w:date="2026-03-19T17:11:00Z" w16du:dateUtc="2026-03-19T17:11:23Z">
        <w:r w:rsidR="45FC16C0">
          <w:t>comparable</w:t>
        </w:r>
      </w:ins>
      <w:r w:rsidR="004F196A">
        <w:t xml:space="preserve"> rate</w:t>
      </w:r>
      <w:ins w:id="53" w:author="markus.molis@uit.no" w:date="2026-03-19T17:11:00Z" w16du:dateUtc="2026-03-19T17:11:26Z">
        <w:r w:rsidR="147B729D">
          <w:t>s</w:t>
        </w:r>
      </w:ins>
      <w:r w:rsidR="004F196A">
        <w:t xml:space="preserve">. These assumptions are currently </w:t>
      </w:r>
      <w:del w:id="54" w:author="markus.molis@uit.no" w:date="2026-03-19T17:12:00Z" w16du:dateUtc="2026-03-19T17:12:03Z">
        <w:r w:rsidR="004F196A" w:rsidDel="004F196A">
          <w:delText xml:space="preserve">not </w:delText>
        </w:r>
      </w:del>
      <w:ins w:id="55" w:author="markus.molis@uit.no" w:date="2026-03-19T17:12:00Z" w16du:dateUtc="2026-03-19T17:12:07Z">
        <w:r w:rsidR="11DE7E06">
          <w:t xml:space="preserve">lacking empirical </w:t>
        </w:r>
      </w:ins>
      <w:r w:rsidR="004F196A">
        <w:t>support</w:t>
      </w:r>
      <w:del w:id="56" w:author="markus.molis@uit.no" w:date="2026-03-19T17:12:00Z" w16du:dateUtc="2026-03-19T17:12:16Z">
        <w:r w:rsidR="004F196A" w:rsidDel="004F196A">
          <w:delText>ed</w:delText>
        </w:r>
      </w:del>
      <w:r w:rsidR="004F196A">
        <w:t xml:space="preserve"> and the role of sea urchins in the kelp forest carbon cycle remains</w:t>
      </w:r>
      <w:ins w:id="57" w:author="markus.molis@uit.no" w:date="2026-03-19T17:12:00Z" w16du:dateUtc="2026-03-19T17:12:43Z">
        <w:r w:rsidR="173F185B">
          <w:t>, thus,</w:t>
        </w:r>
      </w:ins>
      <w:r w:rsidR="004F196A">
        <w:t xml:space="preserve"> poorly understood.</w:t>
      </w:r>
    </w:p>
    <w:p w14:paraId="4364B28B" w14:textId="6DE89491" w:rsidR="004F196A" w:rsidRDefault="004F196A" w:rsidP="5CD06670">
      <w:pPr>
        <w:rPr>
          <w:lang w:bidi="he-IL"/>
        </w:rPr>
      </w:pPr>
    </w:p>
    <w:p w14:paraId="583285B7" w14:textId="77777777" w:rsidR="00F23156" w:rsidRDefault="00F23156" w:rsidP="00F23156">
      <w:r w:rsidRPr="00526218">
        <w:t>{Stuart et al., 1982 #64012} {Bengtsson et al., 2025 #58249}</w:t>
      </w:r>
    </w:p>
    <w:p w14:paraId="05DF0795" w14:textId="77777777" w:rsidR="00F23156" w:rsidRDefault="00F23156" w:rsidP="5CD06670">
      <w:pPr>
        <w:rPr>
          <w:ins w:id="58" w:author="kfilbeedexter@gmail.com" w:date="2026-03-09T02:03:00Z" w16du:dateUtc="2026-03-09T02:03:20Z"/>
          <w:lang w:bidi="he-IL"/>
        </w:rPr>
      </w:pPr>
    </w:p>
    <w:p w14:paraId="0EC9DE66" w14:textId="06C5015F" w:rsidR="004F196A" w:rsidRDefault="4E026C08" w:rsidP="004F196A">
      <w:pPr>
        <w:rPr>
          <w:ins w:id="59" w:author="kfilbeedexter@gmail.com" w:date="2026-03-09T02:03:00Z" w16du:dateUtc="2026-03-09T02:03:18Z"/>
        </w:rPr>
      </w:pPr>
      <w:ins w:id="60" w:author="kfilbeedexter@gmail.com" w:date="2026-03-09T02:03:00Z" w16du:dateUtc="2026-03-09T02:03:18Z">
        <w:r w:rsidRPr="10371CCE">
          <w:rPr>
            <w:lang w:bidi="he-IL"/>
          </w:rPr>
          <w:t xml:space="preserve">Our study focuses on the green sea urchin </w:t>
        </w:r>
        <w:r w:rsidRPr="10371CCE">
          <w:rPr>
            <w:i/>
            <w:iCs/>
          </w:rPr>
          <w:t xml:space="preserve">Strongylocentrotus droebachiensis, </w:t>
        </w:r>
        <w:r w:rsidRPr="10371CCE">
          <w:t xml:space="preserve">which is the dominant urchin inhabiting North Atlantic, Arctic and north Pacific kelp forests </w:t>
        </w:r>
        <w:commentRangeStart w:id="61"/>
        <w:r w:rsidRPr="10371CCE">
          <w:t>and probably the best-studied urchin species globally</w:t>
        </w:r>
      </w:ins>
      <w:commentRangeEnd w:id="61"/>
      <w:r w:rsidR="004F196A" w:rsidRPr="10371CCE">
        <w:rPr>
          <w:rStyle w:val="CommentReference"/>
          <w:sz w:val="24"/>
          <w:szCs w:val="24"/>
        </w:rPr>
        <w:commentReference w:id="61"/>
      </w:r>
      <w:ins w:id="62" w:author="kfilbeedexter@gmail.com" w:date="2026-03-09T02:03:00Z" w16du:dateUtc="2026-03-09T02:03:18Z">
        <w:r w:rsidRPr="10371CCE">
          <w:t xml:space="preserve"> </w:t>
        </w:r>
      </w:ins>
      <w:r w:rsidR="004F196A">
        <w:fldChar w:fldCharType="begin"/>
      </w:r>
      <w:r w:rsidR="004F196A">
        <w:instrText>ADDIN BEC{Scheibling and Hatcher, 2007 #40685}</w:instrText>
      </w:r>
      <w:r w:rsidR="004F196A">
        <w:fldChar w:fldCharType="separate"/>
      </w:r>
      <w:ins w:id="63" w:author="kfilbeedexter@gmail.com" w:date="2026-03-09T02:03:00Z" w16du:dateUtc="2026-03-09T02:03:18Z">
        <w:r>
          <w:t>(S</w:t>
        </w:r>
        <w:commentRangeStart w:id="64"/>
        <w:r>
          <w:t>cheibling &amp; Hatcher 2007)</w:t>
        </w:r>
      </w:ins>
      <w:r w:rsidR="004F196A">
        <w:fldChar w:fldCharType="end"/>
      </w:r>
      <w:commentRangeEnd w:id="64"/>
      <w:r w:rsidR="004F196A">
        <w:rPr>
          <w:rStyle w:val="CommentReference"/>
          <w:sz w:val="24"/>
          <w:szCs w:val="24"/>
        </w:rPr>
        <w:commentReference w:id="64"/>
      </w:r>
      <w:ins w:id="65" w:author="kfilbeedexter@gmail.com" w:date="2026-03-09T02:03:00Z" w16du:dateUtc="2026-03-09T02:03:18Z">
        <w:r>
          <w:t xml:space="preserve">. In many places </w:t>
        </w:r>
        <w:r w:rsidRPr="10371CCE">
          <w:rPr>
            <w:i/>
            <w:iCs/>
          </w:rPr>
          <w:t>S. droebachiensis</w:t>
        </w:r>
        <w:r>
          <w:t xml:space="preserve"> is the main graz</w:t>
        </w:r>
      </w:ins>
      <w:r w:rsidR="56AFEB97">
        <w:t>er of detrital kelp</w:t>
      </w:r>
      <w:ins w:id="66" w:author="kfilbeedexter@gmail.com" w:date="2026-03-09T02:03:00Z" w16du:dateUtc="2026-03-09T02:03:18Z">
        <w:r>
          <w:t xml:space="preserve"> and often forms extensive urchin barrens</w:t>
        </w:r>
      </w:ins>
      <w:ins w:id="67" w:author="kfilbeedexter@gmail.com" w:date="2026-03-12T15:13:00Z" w16du:dateUtc="2026-03-12T15:13:00Z">
        <w:r w:rsidR="07D8AF6D">
          <w:t>.</w:t>
        </w:r>
      </w:ins>
      <w:ins w:id="68" w:author="kfilbeedexter@gmail.com" w:date="2026-03-09T02:03:00Z" w16du:dateUtc="2026-03-09T02:03:18Z">
        <w:r>
          <w:t xml:space="preserve"> </w:t>
        </w:r>
      </w:ins>
      <w:r w:rsidR="587793C5">
        <w:t>I</w:t>
      </w:r>
      <w:ins w:id="69" w:author="kfilbeedexter@gmail.com" w:date="2026-03-09T02:03:00Z" w16du:dateUtc="2026-03-09T02:03:18Z">
        <w:r>
          <w:t xml:space="preserve">n </w:t>
        </w:r>
        <w:commentRangeStart w:id="70"/>
        <w:r>
          <w:t xml:space="preserve">northern Norway 80% of kelp area was lost and replaced by urchin barrens in the 1970s </w:t>
        </w:r>
      </w:ins>
      <w:r w:rsidR="004F196A">
        <w:fldChar w:fldCharType="begin"/>
      </w:r>
      <w:r w:rsidR="004F196A">
        <w:instrText>ADDIN BEC{Christie et al., 2019 #9675}</w:instrText>
      </w:r>
      <w:r w:rsidR="004F196A">
        <w:fldChar w:fldCharType="separate"/>
      </w:r>
      <w:ins w:id="71" w:author="kfilbeedexter@gmail.com" w:date="2026-03-09T02:03:00Z" w16du:dateUtc="2026-03-09T02:03:18Z">
        <w:r>
          <w:t>(Christie et al. 2019)</w:t>
        </w:r>
      </w:ins>
      <w:r w:rsidR="004F196A">
        <w:fldChar w:fldCharType="end"/>
      </w:r>
      <w:ins w:id="72" w:author="kfilbeedexter@gmail.com" w:date="2026-03-09T02:03:00Z" w16du:dateUtc="2026-03-09T02:03:18Z">
        <w:r>
          <w:t xml:space="preserve"> . </w:t>
        </w:r>
      </w:ins>
      <w:commentRangeEnd w:id="70"/>
      <w:r w:rsidR="004F196A">
        <w:rPr>
          <w:rStyle w:val="CommentReference"/>
          <w:sz w:val="24"/>
          <w:szCs w:val="24"/>
        </w:rPr>
        <w:commentReference w:id="70"/>
      </w:r>
    </w:p>
    <w:p w14:paraId="48062BD5" w14:textId="77777777" w:rsidR="004F196A" w:rsidRDefault="004F196A" w:rsidP="004F196A">
      <w:pPr>
        <w:rPr>
          <w:ins w:id="73" w:author="kfilbeedexter@gmail.com" w:date="2026-03-09T02:03:00Z" w16du:dateUtc="2026-03-09T02:03:18Z"/>
        </w:rPr>
      </w:pPr>
    </w:p>
    <w:p w14:paraId="2B173E56" w14:textId="7A937154" w:rsidR="004F196A" w:rsidRDefault="4E026C08" w:rsidP="004F196A">
      <w:pPr>
        <w:rPr>
          <w:ins w:id="74" w:author="kfilbeedexter@gmail.com" w:date="2026-03-09T02:03:00Z" w16du:dateUtc="2026-03-09T02:03:18Z"/>
        </w:rPr>
      </w:pPr>
      <w:ins w:id="75" w:author="kfilbeedexter@gmail.com" w:date="2026-03-09T02:03:00Z" w16du:dateUtc="2026-03-09T02:03:18Z">
        <w:r>
          <w:t xml:space="preserve">The kelp </w:t>
        </w:r>
        <w:r w:rsidRPr="10371CCE">
          <w:rPr>
            <w:i/>
            <w:iCs/>
          </w:rPr>
          <w:t>Laminaria hyperborea</w:t>
        </w:r>
        <w:r>
          <w:t xml:space="preserve"> is the dominant forest-forming seaweed in the Northeast Atlantic. It typically dominates exposed coastal areas and forms mixed forests with other kelps: its congeners </w:t>
        </w:r>
        <w:r w:rsidRPr="10371CCE">
          <w:rPr>
            <w:i/>
            <w:iCs/>
          </w:rPr>
          <w:t>L. digitata</w:t>
        </w:r>
        <w:r>
          <w:t xml:space="preserve"> and</w:t>
        </w:r>
        <w:commentRangeStart w:id="76"/>
        <w:r>
          <w:t xml:space="preserve"> </w:t>
        </w:r>
        <w:r w:rsidRPr="10371CCE">
          <w:rPr>
            <w:i/>
            <w:iCs/>
          </w:rPr>
          <w:t>L. orcholeuca</w:t>
        </w:r>
      </w:ins>
      <w:commentRangeEnd w:id="76"/>
      <w:r w:rsidR="004F196A" w:rsidRPr="10371CCE">
        <w:rPr>
          <w:rStyle w:val="CommentReference"/>
          <w:color w:val="000000" w:themeColor="text1"/>
          <w:sz w:val="24"/>
          <w:szCs w:val="24"/>
        </w:rPr>
        <w:commentReference w:id="76"/>
      </w:r>
      <w:ins w:id="77" w:author="kfilbeedexter@gmail.com" w:date="2026-03-09T02:03:00Z" w16du:dateUtc="2026-03-09T02:03:18Z">
        <w:r w:rsidRPr="10371CCE">
          <w:rPr>
            <w:color w:val="000000" w:themeColor="text1"/>
          </w:rPr>
          <w:t>, as well as</w:t>
        </w:r>
        <w:r>
          <w:t xml:space="preserve"> </w:t>
        </w:r>
        <w:r w:rsidRPr="10371CCE">
          <w:rPr>
            <w:i/>
            <w:iCs/>
          </w:rPr>
          <w:t>Saccharina latissima</w:t>
        </w:r>
        <w:r>
          <w:t xml:space="preserve">, </w:t>
        </w:r>
        <w:r w:rsidRPr="10371CCE">
          <w:rPr>
            <w:i/>
            <w:iCs/>
          </w:rPr>
          <w:t>Alaria esculenta</w:t>
        </w:r>
        <w:r w:rsidRPr="10371CCE">
          <w:rPr>
            <w:color w:val="000000" w:themeColor="text1"/>
          </w:rPr>
          <w:t>,</w:t>
        </w:r>
        <w:r>
          <w:t xml:space="preserve"> and </w:t>
        </w:r>
        <w:r w:rsidRPr="10371CCE">
          <w:rPr>
            <w:i/>
            <w:iCs/>
          </w:rPr>
          <w:t>Saccorhiza polyschides</w:t>
        </w:r>
        <w:r>
          <w:t xml:space="preserve"> </w:t>
        </w:r>
      </w:ins>
      <w:r w:rsidR="004F196A">
        <w:fldChar w:fldCharType="begin"/>
      </w:r>
      <w:r w:rsidR="004F196A">
        <w:instrText>ADDIN BEC{de Bettignies et al., 2021 #273409}</w:instrText>
      </w:r>
      <w:r w:rsidR="004F196A">
        <w:fldChar w:fldCharType="separate"/>
      </w:r>
      <w:ins w:id="78" w:author="kfilbeedexter@gmail.com" w:date="2026-03-09T02:03:00Z" w16du:dateUtc="2026-03-09T02:03:18Z">
        <w:r>
          <w:t>(de Bettignies et al. 2021)</w:t>
        </w:r>
      </w:ins>
      <w:r w:rsidR="004F196A">
        <w:fldChar w:fldCharType="end"/>
      </w:r>
      <w:ins w:id="79" w:author="kfilbeedexter@gmail.com" w:date="2026-03-09T02:03:00Z" w16du:dateUtc="2026-03-09T02:03:18Z">
        <w:r>
          <w:t xml:space="preserve">. At sheltered and warm sites, </w:t>
        </w:r>
        <w:r w:rsidRPr="10371CCE">
          <w:rPr>
            <w:i/>
            <w:iCs/>
          </w:rPr>
          <w:t>L. hyperborea</w:t>
        </w:r>
        <w:r>
          <w:t xml:space="preserve"> may be less abundant than the other kelps but due to its subtidal </w:t>
        </w:r>
        <w:r>
          <w:lastRenderedPageBreak/>
          <w:t xml:space="preserve">occurrence it generally covers more area </w:t>
        </w:r>
      </w:ins>
      <w:r w:rsidR="004F196A">
        <w:fldChar w:fldCharType="begin"/>
      </w:r>
      <w:r w:rsidR="004F196A">
        <w:instrText>ADDIN BEC{de Bettignies et al., 2021 #273409}</w:instrText>
      </w:r>
      <w:r w:rsidR="004F196A">
        <w:fldChar w:fldCharType="separate"/>
      </w:r>
      <w:ins w:id="80" w:author="kfilbeedexter@gmail.com" w:date="2026-03-09T02:03:00Z" w16du:dateUtc="2026-03-09T02:03:18Z">
        <w:r>
          <w:t>(de Bettignies et al. 2021)</w:t>
        </w:r>
      </w:ins>
      <w:r w:rsidR="004F196A">
        <w:fldChar w:fldCharType="end"/>
      </w:r>
      <w:ins w:id="81" w:author="kfilbeedexter@gmail.com" w:date="2026-03-09T02:03:00Z" w16du:dateUtc="2026-03-09T02:03:18Z">
        <w:r>
          <w:t xml:space="preserve">. This makes it more vulnerable to barren-forming </w:t>
        </w:r>
        <w:r w:rsidRPr="10371CCE">
          <w:rPr>
            <w:i/>
            <w:iCs/>
          </w:rPr>
          <w:t>S. droebachiensis</w:t>
        </w:r>
        <w:r>
          <w:t xml:space="preserve"> which avoids the intertidal, creating fringe forests that mainly contain the shallower </w:t>
        </w:r>
        <w:r w:rsidRPr="10371CCE">
          <w:rPr>
            <w:i/>
            <w:iCs/>
          </w:rPr>
          <w:t>L. digitata</w:t>
        </w:r>
        <w:r>
          <w:t xml:space="preserve">, </w:t>
        </w:r>
        <w:r w:rsidRPr="10371CCE">
          <w:rPr>
            <w:i/>
            <w:iCs/>
          </w:rPr>
          <w:t>S. latissima</w:t>
        </w:r>
        <w:r>
          <w:t xml:space="preserve">, and </w:t>
        </w:r>
        <w:r w:rsidRPr="10371CCE">
          <w:rPr>
            <w:i/>
            <w:iCs/>
          </w:rPr>
          <w:t>A. esculenta</w:t>
        </w:r>
        <w:r>
          <w:t xml:space="preserve"> (personal observation). </w:t>
        </w:r>
        <w:r w:rsidRPr="10371CCE">
          <w:rPr>
            <w:i/>
            <w:iCs/>
          </w:rPr>
          <w:t>L. hyperborea</w:t>
        </w:r>
        <w:r>
          <w:t xml:space="preserve"> also </w:t>
        </w:r>
        <w:commentRangeStart w:id="82"/>
        <w:r>
          <w:t>has greater biomass and unique growth phenology</w:t>
        </w:r>
      </w:ins>
      <w:commentRangeEnd w:id="82"/>
      <w:r w:rsidR="004F196A">
        <w:rPr>
          <w:rStyle w:val="CommentReference"/>
          <w:sz w:val="24"/>
          <w:szCs w:val="24"/>
        </w:rPr>
        <w:commentReference w:id="82"/>
      </w:r>
      <w:ins w:id="83" w:author="kfilbeedexter@gmail.com" w:date="2026-03-09T02:03:00Z" w16du:dateUtc="2026-03-09T02:03:18Z">
        <w:r>
          <w:t xml:space="preserve"> with abscission in spring, leading to pulsed production of detritus that decomposes relatively slowly </w:t>
        </w:r>
      </w:ins>
      <w:r w:rsidR="004F196A">
        <w:fldChar w:fldCharType="begin"/>
      </w:r>
      <w:r w:rsidR="004F196A">
        <w:instrText>ADDIN BEC{Filbee-Dexter et al., 2018 #12689; Pessarrodona et al., 2019 #33345; Wright et al., 2022 #84779; Pedersen et al., 2020 #74604; Filbee-Dexter et al., 2022 #89942}</w:instrText>
      </w:r>
      <w:r w:rsidR="004F196A">
        <w:fldChar w:fldCharType="separate"/>
      </w:r>
      <w:ins w:id="84" w:author="kfilbeedexter@gmail.com" w:date="2026-03-09T02:03:00Z" w16du:dateUtc="2026-03-09T02:03:18Z">
        <w:r>
          <w:t>(Filbee-Dexter et al. 2018, Pessarrodona et al. 2019, Pedersen et al. 2020, Filbee-Dexter et al. 2022, Wright et al. 2022)</w:t>
        </w:r>
      </w:ins>
      <w:r w:rsidR="004F196A">
        <w:fldChar w:fldCharType="end"/>
      </w:r>
      <w:ins w:id="85" w:author="kfilbeedexter@gmail.com" w:date="2026-03-09T02:03:00Z" w16du:dateUtc="2026-03-09T02:03:18Z">
        <w:r>
          <w:t xml:space="preserve">. </w:t>
        </w:r>
      </w:ins>
    </w:p>
    <w:p w14:paraId="3A8C56F5" w14:textId="03AFBED0" w:rsidR="004F196A" w:rsidRDefault="004F196A" w:rsidP="5CD06670"/>
    <w:p w14:paraId="03F3CE76" w14:textId="3FCF9E6E" w:rsidR="004F196A" w:rsidRDefault="004F196A" w:rsidP="004F196A">
      <w:r>
        <w:t xml:space="preserve">Here we fill some of </w:t>
      </w:r>
      <w:commentRangeStart w:id="86"/>
      <w:r>
        <w:t>these knowledge gaps</w:t>
      </w:r>
      <w:commentRangeEnd w:id="86"/>
      <w:r>
        <w:rPr>
          <w:rStyle w:val="CommentReference"/>
          <w:sz w:val="24"/>
          <w:szCs w:val="24"/>
        </w:rPr>
        <w:commentReference w:id="86"/>
      </w:r>
      <w:r>
        <w:t xml:space="preserve"> and test the hypothesis that </w:t>
      </w:r>
      <w:commentRangeStart w:id="87"/>
      <w:r>
        <w:t xml:space="preserve">urchins </w:t>
      </w:r>
      <w:commentRangeEnd w:id="87"/>
      <w:r>
        <w:rPr>
          <w:rStyle w:val="CommentReference"/>
          <w:sz w:val="24"/>
          <w:szCs w:val="24"/>
        </w:rPr>
        <w:commentReference w:id="87"/>
      </w:r>
      <w:r>
        <w:t xml:space="preserve">increase carbon sequestration potential. We conducted seasonal experiments using n </w:t>
      </w:r>
      <w:r w:rsidRPr="10371CCE">
        <w:rPr>
          <w:i/>
          <w:iCs/>
          <w:lang w:bidi="he-IL"/>
        </w:rPr>
        <w:t>Strongylocentrotus droebachiensis</w:t>
      </w:r>
      <w:r w:rsidRPr="10371CCE">
        <w:rPr>
          <w:lang w:bidi="he-IL"/>
        </w:rPr>
        <w:t xml:space="preserve"> and </w:t>
      </w:r>
      <w:r w:rsidR="00423156">
        <w:rPr>
          <w:lang w:bidi="he-IL"/>
        </w:rPr>
        <w:t>kelp</w:t>
      </w:r>
      <w:r w:rsidRPr="10371CCE">
        <w:rPr>
          <w:lang w:bidi="he-IL"/>
        </w:rPr>
        <w:t xml:space="preserve"> </w:t>
      </w:r>
      <w:r w:rsidRPr="10371CCE">
        <w:rPr>
          <w:i/>
          <w:iCs/>
          <w:lang w:bidi="he-IL"/>
        </w:rPr>
        <w:t>Laminaria hyperborea</w:t>
      </w:r>
      <w:r w:rsidRPr="10371CCE">
        <w:rPr>
          <w:lang w:bidi="he-IL"/>
        </w:rPr>
        <w:t xml:space="preserve"> as model species and support our findings with meta-</w:t>
      </w:r>
      <w:r w:rsidR="00423156" w:rsidRPr="10371CCE">
        <w:rPr>
          <w:lang w:bidi="he-IL"/>
        </w:rPr>
        <w:t>analyses</w:t>
      </w:r>
      <w:r w:rsidRPr="10371CCE">
        <w:rPr>
          <w:lang w:bidi="he-IL"/>
        </w:rPr>
        <w:t xml:space="preserve"> of other urchin model systems.</w:t>
      </w:r>
      <w:r w:rsidR="45A415FE" w:rsidRPr="10371CCE">
        <w:rPr>
          <w:lang w:bidi="he-IL"/>
        </w:rPr>
        <w:t xml:space="preserve"> We address each of the assumptions of the original hypothesis by (1) quantifying </w:t>
      </w:r>
      <w:commentRangeStart w:id="88"/>
      <w:r w:rsidR="45A415FE" w:rsidRPr="10371CCE">
        <w:rPr>
          <w:lang w:bidi="he-IL"/>
        </w:rPr>
        <w:t>proportional defecation</w:t>
      </w:r>
      <w:commentRangeEnd w:id="88"/>
      <w:r w:rsidRPr="10371CCE">
        <w:rPr>
          <w:rStyle w:val="CommentReference"/>
          <w:sz w:val="24"/>
          <w:szCs w:val="24"/>
          <w:lang w:bidi="he-IL"/>
        </w:rPr>
        <w:commentReference w:id="88"/>
      </w:r>
      <w:r w:rsidR="45A415FE" w:rsidRPr="10371CCE">
        <w:rPr>
          <w:lang w:bidi="he-IL"/>
        </w:rPr>
        <w:t xml:space="preserve"> across urchins, (2) comparing biochemical composition of urchin faeces and </w:t>
      </w:r>
      <w:commentRangeStart w:id="89"/>
      <w:r w:rsidR="45A415FE" w:rsidRPr="10371CCE">
        <w:rPr>
          <w:lang w:bidi="he-IL"/>
        </w:rPr>
        <w:t xml:space="preserve">kelp </w:t>
      </w:r>
      <w:commentRangeEnd w:id="89"/>
      <w:r w:rsidRPr="10371CCE">
        <w:rPr>
          <w:rStyle w:val="CommentReference"/>
          <w:sz w:val="24"/>
          <w:szCs w:val="24"/>
          <w:lang w:bidi="he-IL"/>
        </w:rPr>
        <w:commentReference w:id="89"/>
      </w:r>
      <w:r w:rsidR="45A415FE" w:rsidRPr="10371CCE">
        <w:rPr>
          <w:lang w:bidi="he-IL"/>
        </w:rPr>
        <w:t xml:space="preserve">and (3) assessing differences in secondary consumption by the amphipod </w:t>
      </w:r>
      <w:r w:rsidR="45A415FE" w:rsidRPr="10371CCE">
        <w:rPr>
          <w:i/>
          <w:iCs/>
          <w:lang w:bidi="he-IL"/>
        </w:rPr>
        <w:t>Gammarus</w:t>
      </w:r>
      <w:r w:rsidR="45A415FE" w:rsidRPr="10371CCE">
        <w:rPr>
          <w:lang w:bidi="he-IL"/>
        </w:rPr>
        <w:t xml:space="preserve"> sp and the microbial community. We formally weigh these ecological data against sinking speed and particle tracking data that estimate transport of faeces to deeper depths.</w:t>
      </w:r>
    </w:p>
    <w:p w14:paraId="1278E5F5" w14:textId="77777777" w:rsidR="004F196A" w:rsidRPr="00DC4C0E" w:rsidRDefault="004F196A" w:rsidP="004F196A"/>
    <w:p w14:paraId="431AAB5D" w14:textId="77777777" w:rsidR="004F196A" w:rsidRPr="001E6D5A" w:rsidRDefault="004F196A" w:rsidP="004F196A">
      <w:pPr>
        <w:pStyle w:val="ListParagraph"/>
        <w:numPr>
          <w:ilvl w:val="0"/>
          <w:numId w:val="4"/>
        </w:numPr>
        <w:rPr>
          <w:rFonts w:ascii="Times New Roman" w:hAnsi="Times New Roman"/>
          <w:b/>
          <w:bCs/>
          <w:lang w:val="en-GB"/>
        </w:rPr>
      </w:pPr>
      <w:r>
        <w:rPr>
          <w:rFonts w:ascii="Times New Roman" w:hAnsi="Times New Roman"/>
          <w:b/>
          <w:bCs/>
          <w:lang w:val="en-GB"/>
        </w:rPr>
        <w:t>Materials and methods</w:t>
      </w:r>
    </w:p>
    <w:p w14:paraId="712CF3F0" w14:textId="77777777" w:rsidR="004F196A" w:rsidRDefault="004F196A"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A</w:t>
      </w:r>
      <w:r w:rsidRPr="001E6D5A">
        <w:rPr>
          <w:rFonts w:ascii="Times New Roman" w:hAnsi="Times New Roman"/>
          <w:b/>
          <w:bCs/>
          <w:lang w:val="en-GB"/>
        </w:rPr>
        <w:t>pproach to data analysis</w:t>
      </w:r>
    </w:p>
    <w:p w14:paraId="64972044" w14:textId="4A80FF6E" w:rsidR="004F196A" w:rsidRDefault="004F196A" w:rsidP="004F196A">
      <w:r w:rsidRPr="5CD06670">
        <w:rPr>
          <w:lang w:bidi="he-IL"/>
        </w:rPr>
        <w:t>Throughout this paper we use Bayesian inference because uncertainty can be intuitively reported in terms of probability and propagated</w:t>
      </w:r>
      <w:r w:rsidR="69E65E04" w:rsidRPr="5CD06670">
        <w:rPr>
          <w:lang w:bidi="he-IL"/>
        </w:rPr>
        <w:t>. These</w:t>
      </w:r>
      <w:r w:rsidRPr="5CD06670">
        <w:rPr>
          <w:lang w:bidi="he-IL"/>
        </w:rPr>
        <w:t xml:space="preserve"> flexible multilevel models </w:t>
      </w:r>
      <w:r w:rsidR="1FEA04F6" w:rsidRPr="5CD06670">
        <w:rPr>
          <w:lang w:bidi="he-IL"/>
        </w:rPr>
        <w:t xml:space="preserve">also </w:t>
      </w:r>
      <w:r w:rsidRPr="5CD06670">
        <w:rPr>
          <w:lang w:bidi="he-IL"/>
        </w:rPr>
        <w:t xml:space="preserve">allow predictions of unobserved categories and seamless meta-analysis, and prior information may be incorporated from the literature </w:t>
      </w:r>
      <w:r w:rsidRPr="5CD06670">
        <w:rPr>
          <w:lang w:bidi="he-IL"/>
        </w:rPr>
        <w:fldChar w:fldCharType="begin"/>
      </w:r>
      <w:r w:rsidRPr="5CD06670">
        <w:rPr>
          <w:lang w:bidi="he-IL"/>
        </w:rPr>
        <w:instrText>ADDIN BEC{McElreath, 2020 #44454}</w:instrText>
      </w:r>
      <w:r w:rsidRPr="5CD06670">
        <w:rPr>
          <w:lang w:bidi="he-IL"/>
        </w:rPr>
        <w:fldChar w:fldCharType="separate"/>
      </w:r>
      <w:r w:rsidRPr="5CD06670">
        <w:rPr>
          <w:lang w:bidi="he-IL"/>
        </w:rPr>
        <w:t>(McElreath 2020)</w:t>
      </w:r>
      <w:r w:rsidRPr="5CD06670">
        <w:rPr>
          <w:lang w:bidi="he-IL"/>
        </w:rPr>
        <w:fldChar w:fldCharType="end"/>
      </w:r>
      <w:r w:rsidRPr="5CD06670">
        <w:rPr>
          <w:lang w:bidi="he-IL"/>
        </w:rPr>
        <w:t>. Priors were chosen based on conceptual and empirical knowledge along with simulation. A</w:t>
      </w:r>
      <w:r>
        <w:t xml:space="preserve">ll statistical models presented in this paper were written in </w:t>
      </w:r>
      <w:r w:rsidRPr="5CD06670">
        <w:rPr>
          <w:lang w:bidi="he-IL"/>
        </w:rPr>
        <w:t xml:space="preserve">Stan </w:t>
      </w:r>
      <w:r w:rsidRPr="5CD06670">
        <w:rPr>
          <w:lang w:bidi="he-IL"/>
        </w:rPr>
        <w:fldChar w:fldCharType="begin"/>
      </w:r>
      <w:r w:rsidRPr="5CD06670">
        <w:rPr>
          <w:lang w:bidi="he-IL"/>
        </w:rPr>
        <w:instrText>ADDIN BEC{Carpenter et al., 2017 #59259}</w:instrText>
      </w:r>
      <w:r w:rsidRPr="5CD06670">
        <w:rPr>
          <w:lang w:bidi="he-IL"/>
        </w:rPr>
        <w:fldChar w:fldCharType="separate"/>
      </w:r>
      <w:r w:rsidRPr="5CD06670">
        <w:rPr>
          <w:lang w:bidi="he-IL"/>
        </w:rPr>
        <w:t>(Carpenter et al. 2017)</w:t>
      </w:r>
      <w:r w:rsidRPr="5CD06670">
        <w:rPr>
          <w:lang w:bidi="he-IL"/>
        </w:rPr>
        <w:fldChar w:fldCharType="end"/>
      </w:r>
      <w:r w:rsidRPr="5CD06670">
        <w:rPr>
          <w:lang w:bidi="he-IL"/>
        </w:rPr>
        <w:t xml:space="preserve"> </w:t>
      </w:r>
      <w:r>
        <w:t xml:space="preserve">and implemented with </w:t>
      </w:r>
      <w:r w:rsidRPr="5CD06670">
        <w:rPr>
          <w:rFonts w:eastAsiaTheme="minorEastAsia"/>
        </w:rPr>
        <w:t xml:space="preserve">CmdStan v2.38.0 </w:t>
      </w:r>
      <w:r w:rsidRPr="5CD06670">
        <w:rPr>
          <w:rFonts w:eastAsiaTheme="minorEastAsia"/>
        </w:rPr>
        <w:fldChar w:fldCharType="begin"/>
      </w:r>
      <w:r w:rsidRPr="5CD06670">
        <w:rPr>
          <w:rFonts w:eastAsiaTheme="minorEastAsia"/>
        </w:rPr>
        <w:instrText>ADDIN BEC{Lee et al., 2026 #45564}</w:instrText>
      </w:r>
      <w:r w:rsidRPr="5CD06670">
        <w:rPr>
          <w:rFonts w:eastAsiaTheme="minorEastAsia"/>
        </w:rPr>
        <w:fldChar w:fldCharType="separate"/>
      </w:r>
      <w:r w:rsidRPr="5CD06670">
        <w:rPr>
          <w:rFonts w:eastAsiaTheme="minorEastAsia"/>
        </w:rPr>
        <w:t>(Lee et al. 2026)</w:t>
      </w:r>
      <w:r w:rsidRPr="5CD06670">
        <w:rPr>
          <w:rFonts w:eastAsiaTheme="minorEastAsia"/>
        </w:rPr>
        <w:fldChar w:fldCharType="end"/>
      </w:r>
      <w:r>
        <w:t xml:space="preserve"> and are presented as equations using standard notation </w:t>
      </w:r>
      <w:r w:rsidRPr="5CD06670">
        <w:rPr>
          <w:i/>
          <w:iCs/>
        </w:rPr>
        <w:t>sensu</w:t>
      </w:r>
      <w:r>
        <w:t xml:space="preserve"> </w:t>
      </w:r>
      <w:r w:rsidRPr="5CD06670">
        <w:rPr>
          <w:lang w:bidi="he-IL"/>
        </w:rPr>
        <w:fldChar w:fldCharType="begin"/>
      </w:r>
      <w:r w:rsidRPr="5CD06670">
        <w:rPr>
          <w:lang w:bidi="he-IL"/>
        </w:rPr>
        <w:instrText>ADDIN BEC{McElreath, 2020 #44454}</w:instrText>
      </w:r>
      <w:r w:rsidRPr="5CD06670">
        <w:rPr>
          <w:lang w:bidi="he-IL"/>
        </w:rPr>
        <w:fldChar w:fldCharType="separate"/>
      </w:r>
      <w:r w:rsidRPr="5CD06670">
        <w:rPr>
          <w:lang w:bidi="he-IL"/>
        </w:rPr>
        <w:t>(McElreath 2020)</w:t>
      </w:r>
      <w:r w:rsidRPr="5CD06670">
        <w:rPr>
          <w:lang w:bidi="he-IL"/>
        </w:rPr>
        <w:fldChar w:fldCharType="end"/>
      </w:r>
      <w:r>
        <w:t xml:space="preserve">. </w:t>
      </w:r>
    </w:p>
    <w:p w14:paraId="14BDC811" w14:textId="77777777" w:rsidR="004F196A" w:rsidRDefault="004F196A" w:rsidP="004F196A"/>
    <w:p w14:paraId="4FB0F537" w14:textId="77777777" w:rsidR="004F196A" w:rsidRPr="00F37C06" w:rsidRDefault="004F196A" w:rsidP="004F196A">
      <w:r>
        <w:t xml:space="preserve">The data analysis pipeline is written in </w:t>
      </w:r>
      <w:r w:rsidRPr="5CD06670">
        <w:rPr>
          <w:rFonts w:eastAsiaTheme="minorEastAsia"/>
        </w:rPr>
        <w:t xml:space="preserve">R v4.5.2 </w:t>
      </w:r>
      <w:r w:rsidRPr="5CD06670">
        <w:rPr>
          <w:rFonts w:eastAsiaTheme="minorEastAsia"/>
        </w:rPr>
        <w:fldChar w:fldCharType="begin"/>
      </w:r>
      <w:r w:rsidRPr="5CD06670">
        <w:rPr>
          <w:rFonts w:eastAsiaTheme="minorEastAsia"/>
        </w:rPr>
        <w:instrText>ADDIN BEC{R Core Team, 2026 #9949}</w:instrText>
      </w:r>
      <w:r w:rsidRPr="5CD06670">
        <w:rPr>
          <w:rFonts w:eastAsiaTheme="minorEastAsia"/>
        </w:rPr>
        <w:fldChar w:fldCharType="separate"/>
      </w:r>
      <w:r w:rsidRPr="5CD06670">
        <w:rPr>
          <w:rFonts w:eastAsiaTheme="minorEastAsia"/>
        </w:rPr>
        <w:t>(R Core Team 2026)</w:t>
      </w:r>
      <w:r w:rsidRPr="5CD06670">
        <w:rPr>
          <w:rFonts w:eastAsiaTheme="minorEastAsia"/>
        </w:rPr>
        <w:fldChar w:fldCharType="end"/>
      </w:r>
      <w:r>
        <w:t xml:space="preserve"> </w:t>
      </w:r>
      <w:r w:rsidRPr="5CD06670">
        <w:rPr>
          <w:rFonts w:eastAsiaTheme="minorEastAsia"/>
        </w:rPr>
        <w:t>within the integrated development environment RStudio v</w:t>
      </w:r>
      <w:r w:rsidRPr="5CD06670">
        <w:rPr>
          <w:rFonts w:eastAsiaTheme="minorEastAsia"/>
          <w:color w:val="000000"/>
        </w:rPr>
        <w:t xml:space="preserve">2026.01.1+403 </w:t>
      </w:r>
      <w:r w:rsidRPr="5CD06670">
        <w:rPr>
          <w:rFonts w:eastAsiaTheme="minorEastAsia"/>
          <w:color w:val="000000"/>
        </w:rPr>
        <w:fldChar w:fldCharType="begin"/>
      </w:r>
      <w:r w:rsidRPr="5CD06670">
        <w:rPr>
          <w:rFonts w:eastAsiaTheme="minorEastAsia"/>
          <w:color w:val="000000"/>
        </w:rPr>
        <w:instrText>ADDIN BEC{RStudio Team, 2026 #92912}</w:instrText>
      </w:r>
      <w:r w:rsidRPr="5CD06670">
        <w:rPr>
          <w:rFonts w:eastAsiaTheme="minorEastAsia"/>
          <w:color w:val="000000"/>
        </w:rPr>
        <w:fldChar w:fldCharType="separate"/>
      </w:r>
      <w:r w:rsidRPr="5CD06670">
        <w:rPr>
          <w:rFonts w:eastAsiaTheme="minorEastAsia"/>
          <w:color w:val="000000"/>
        </w:rPr>
        <w:t>(RStudio Team 2026)</w:t>
      </w:r>
      <w:r w:rsidRPr="5CD06670">
        <w:rPr>
          <w:rFonts w:eastAsiaTheme="minorEastAsia"/>
          <w:color w:val="000000"/>
        </w:rPr>
        <w:fldChar w:fldCharType="end"/>
      </w:r>
      <w:r w:rsidRPr="5CD06670">
        <w:rPr>
          <w:rFonts w:eastAsiaTheme="minorEastAsia"/>
          <w:color w:val="000000"/>
        </w:rPr>
        <w:t xml:space="preserve"> </w:t>
      </w:r>
      <w:r w:rsidRPr="0062726C">
        <w:t xml:space="preserve">which communicates with CmdStan via the </w:t>
      </w:r>
      <w:r w:rsidRPr="5CD06670">
        <w:rPr>
          <w:rFonts w:eastAsiaTheme="minorEastAsia"/>
        </w:rPr>
        <w:t xml:space="preserve">interface cmdstanr v0.9.0 </w:t>
      </w:r>
      <w:r w:rsidRPr="5CD06670">
        <w:rPr>
          <w:rFonts w:eastAsiaTheme="minorEastAsia"/>
        </w:rPr>
        <w:fldChar w:fldCharType="begin"/>
      </w:r>
      <w:r w:rsidRPr="5CD06670">
        <w:rPr>
          <w:rFonts w:eastAsiaTheme="minorEastAsia"/>
        </w:rPr>
        <w:instrText>ADDIN BEC{Gabry et al., 2025 #10453}</w:instrText>
      </w:r>
      <w:r w:rsidRPr="5CD06670">
        <w:rPr>
          <w:rFonts w:eastAsiaTheme="minorEastAsia"/>
        </w:rPr>
        <w:fldChar w:fldCharType="separate"/>
      </w:r>
      <w:r w:rsidRPr="5CD06670">
        <w:rPr>
          <w:rFonts w:eastAsiaTheme="minorEastAsia"/>
        </w:rPr>
        <w:t>(Gabry et al. 2025)</w:t>
      </w:r>
      <w:r w:rsidRPr="5CD06670">
        <w:rPr>
          <w:rFonts w:eastAsiaTheme="minorEastAsia"/>
        </w:rPr>
        <w:fldChar w:fldCharType="end"/>
      </w:r>
      <w:r>
        <w:t>.</w:t>
      </w:r>
      <w:r w:rsidRPr="0062726C">
        <w:t xml:space="preserve"> </w:t>
      </w:r>
      <w:r w:rsidRPr="5CD06670">
        <w:rPr>
          <w:rFonts w:eastAsiaTheme="minorEastAsia"/>
        </w:rPr>
        <w:t>All reported models have 8 Markov chains with 10</w:t>
      </w:r>
      <w:r w:rsidRPr="5CD06670">
        <w:rPr>
          <w:rFonts w:eastAsiaTheme="minorEastAsia"/>
          <w:vertAlign w:val="superscript"/>
        </w:rPr>
        <w:t>4</w:t>
      </w:r>
      <w:r w:rsidRPr="5CD06670">
        <w:rPr>
          <w:rFonts w:eastAsiaTheme="minorEastAsia"/>
        </w:rPr>
        <w:t xml:space="preserve"> warmup and sampling iterations each, resulting in 8×10</w:t>
      </w:r>
      <w:r w:rsidRPr="5CD06670">
        <w:rPr>
          <w:rFonts w:eastAsiaTheme="minorEastAsia"/>
          <w:vertAlign w:val="superscript"/>
        </w:rPr>
        <w:t>4</w:t>
      </w:r>
      <w:r w:rsidRPr="5CD06670">
        <w:rPr>
          <w:rFonts w:eastAsiaTheme="minorEastAsia"/>
        </w:rPr>
        <w:t xml:space="preserve"> posterior samples for each parameter. Model convergence was diagnosed using </w:t>
      </w:r>
      <m:oMath>
        <m:acc>
          <m:accPr>
            <m:ctrlPr>
              <w:rPr>
                <w:rFonts w:ascii="Cambria Math" w:eastAsiaTheme="minorEastAsia" w:hAnsi="Cambria Math"/>
                <w:i/>
              </w:rPr>
            </m:ctrlPr>
          </m:accPr>
          <m:e>
            <m:r>
              <m:rPr>
                <m:nor/>
              </m:rPr>
              <w:rPr>
                <w:rFonts w:eastAsiaTheme="minorEastAsia"/>
                <w:i/>
                <w:iCs/>
              </w:rPr>
              <m:t>R</m:t>
            </m:r>
          </m:e>
        </m:acc>
      </m:oMath>
      <w:r w:rsidRPr="5CD06670">
        <w:rPr>
          <w:rFonts w:eastAsiaTheme="minorEastAsia"/>
        </w:rPr>
        <w:t xml:space="preserve"> scores and trace rank plots and parameter identifiability was checked with pair plots. Predictive performance was assessed using Pareto-smoothed importance sampling leave-one-out cross-validation </w:t>
      </w:r>
      <w:r w:rsidRPr="5CD06670">
        <w:rPr>
          <w:rFonts w:eastAsiaTheme="minorEastAsia"/>
        </w:rPr>
        <w:fldChar w:fldCharType="begin"/>
      </w:r>
      <w:r w:rsidRPr="5CD06670">
        <w:rPr>
          <w:rFonts w:eastAsiaTheme="minorEastAsia"/>
        </w:rPr>
        <w:instrText>ADDIN BEC{Vehtari et al., 2017 #108890}</w:instrText>
      </w:r>
      <w:r w:rsidRPr="5CD06670">
        <w:rPr>
          <w:rFonts w:eastAsiaTheme="minorEastAsia"/>
        </w:rPr>
        <w:fldChar w:fldCharType="separate"/>
      </w:r>
      <w:r w:rsidRPr="5CD06670">
        <w:rPr>
          <w:rFonts w:eastAsiaTheme="minorEastAsia"/>
        </w:rPr>
        <w:t>(Vehtari et al. 2017)</w:t>
      </w:r>
      <w:r w:rsidRPr="5CD06670">
        <w:rPr>
          <w:rFonts w:eastAsiaTheme="minorEastAsia"/>
        </w:rPr>
        <w:fldChar w:fldCharType="end"/>
      </w:r>
      <w:r w:rsidRPr="5CD06670">
        <w:rPr>
          <w:rFonts w:eastAsiaTheme="minorEastAsia"/>
        </w:rPr>
        <w:t xml:space="preserve">. All reported results are posterior probability distributions and derived summary statistics. </w:t>
      </w:r>
      <w:r>
        <w:t xml:space="preserve">Data analysis was facilitated by </w:t>
      </w:r>
      <w:r w:rsidRPr="5CD06670">
        <w:rPr>
          <w:rFonts w:eastAsiaTheme="minorEastAsia"/>
        </w:rPr>
        <w:t xml:space="preserve">the tidyverse package family v2.0.0 </w:t>
      </w:r>
      <w:r w:rsidRPr="5CD06670">
        <w:rPr>
          <w:rFonts w:eastAsiaTheme="minorEastAsia"/>
        </w:rPr>
        <w:fldChar w:fldCharType="begin"/>
      </w:r>
      <w:r w:rsidRPr="5CD06670">
        <w:rPr>
          <w:rFonts w:eastAsiaTheme="minorEastAsia"/>
        </w:rPr>
        <w:instrText>ADDIN BEC{Wickham et al., 2019 #66555}</w:instrText>
      </w:r>
      <w:r w:rsidRPr="5CD06670">
        <w:rPr>
          <w:rFonts w:eastAsiaTheme="minorEastAsia"/>
        </w:rPr>
        <w:fldChar w:fldCharType="separate"/>
      </w:r>
      <w:r w:rsidRPr="5CD06670">
        <w:rPr>
          <w:rFonts w:eastAsiaTheme="minorEastAsia"/>
        </w:rPr>
        <w:t>(Wickham et al. 2019)</w:t>
      </w:r>
      <w:r w:rsidRPr="5CD06670">
        <w:rPr>
          <w:rFonts w:eastAsiaTheme="minorEastAsia"/>
        </w:rPr>
        <w:fldChar w:fldCharType="end"/>
      </w:r>
      <w:r w:rsidRPr="5CD06670">
        <w:rPr>
          <w:rFonts w:eastAsiaTheme="minorEastAsia"/>
        </w:rPr>
        <w:t xml:space="preserve">, tidybayes v3.0.7 </w:t>
      </w:r>
      <w:r w:rsidRPr="5CD06670">
        <w:rPr>
          <w:rFonts w:eastAsiaTheme="minorEastAsia"/>
        </w:rPr>
        <w:fldChar w:fldCharType="begin"/>
      </w:r>
      <w:r w:rsidRPr="5CD06670">
        <w:rPr>
          <w:rFonts w:eastAsiaTheme="minorEastAsia"/>
        </w:rPr>
        <w:instrText>ADDIN BEC{Kay, 2024 #27001}</w:instrText>
      </w:r>
      <w:r w:rsidRPr="5CD06670">
        <w:rPr>
          <w:rFonts w:eastAsiaTheme="minorEastAsia"/>
        </w:rPr>
        <w:fldChar w:fldCharType="separate"/>
      </w:r>
      <w:r w:rsidRPr="5CD06670">
        <w:rPr>
          <w:rFonts w:eastAsiaTheme="minorEastAsia"/>
        </w:rPr>
        <w:t>(Kay 2024)</w:t>
      </w:r>
      <w:r w:rsidRPr="5CD06670">
        <w:rPr>
          <w:rFonts w:eastAsiaTheme="minorEastAsia"/>
        </w:rPr>
        <w:fldChar w:fldCharType="end"/>
      </w:r>
      <w:r>
        <w:t xml:space="preserve">, </w:t>
      </w:r>
      <w:r w:rsidRPr="5CD06670">
        <w:rPr>
          <w:rFonts w:eastAsiaTheme="minorEastAsia"/>
        </w:rPr>
        <w:t xml:space="preserve">bayesplot v1.14.0 </w:t>
      </w:r>
      <w:r w:rsidRPr="5CD06670">
        <w:rPr>
          <w:rFonts w:eastAsiaTheme="minorEastAsia"/>
        </w:rPr>
        <w:fldChar w:fldCharType="begin"/>
      </w:r>
      <w:r w:rsidRPr="5CD06670">
        <w:rPr>
          <w:rFonts w:eastAsiaTheme="minorEastAsia"/>
        </w:rPr>
        <w:instrText>ADDIN BEC{Gabry et al., 2019 #66883}</w:instrText>
      </w:r>
      <w:r w:rsidRPr="5CD06670">
        <w:rPr>
          <w:rFonts w:eastAsiaTheme="minorEastAsia"/>
        </w:rPr>
        <w:fldChar w:fldCharType="separate"/>
      </w:r>
      <w:r w:rsidRPr="5CD06670">
        <w:rPr>
          <w:rFonts w:eastAsiaTheme="minorEastAsia"/>
        </w:rPr>
        <w:t>(Gabry et al. 2019)</w:t>
      </w:r>
      <w:r w:rsidRPr="5CD06670">
        <w:rPr>
          <w:rFonts w:eastAsiaTheme="minorEastAsia"/>
        </w:rPr>
        <w:fldChar w:fldCharType="end"/>
      </w:r>
      <w:r>
        <w:t xml:space="preserve">, </w:t>
      </w:r>
      <w:r w:rsidRPr="00FC0FB4">
        <w:t>here v1.0.2</w:t>
      </w:r>
      <w:r>
        <w:t xml:space="preserve"> </w:t>
      </w:r>
      <w:r w:rsidRPr="001453DE">
        <w:fldChar w:fldCharType="begin"/>
      </w:r>
      <w:r w:rsidRPr="001453DE">
        <w:instrText>ADDIN BEC{Müller, 2025 #63058}</w:instrText>
      </w:r>
      <w:r w:rsidRPr="001453DE">
        <w:fldChar w:fldCharType="separate"/>
      </w:r>
      <w:r w:rsidRPr="001453DE">
        <w:t>(Müller 2025)</w:t>
      </w:r>
      <w:r w:rsidRPr="001453DE">
        <w:fldChar w:fldCharType="end"/>
      </w:r>
      <w:r w:rsidRPr="00FC0FB4">
        <w:t>, ggridges v0.5.7</w:t>
      </w:r>
      <w:r>
        <w:t xml:space="preserve"> </w:t>
      </w:r>
      <w:r w:rsidRPr="00062D26">
        <w:fldChar w:fldCharType="begin"/>
      </w:r>
      <w:r w:rsidRPr="00062D26">
        <w:instrText>ADDIN BEC{Wilke, 2021 #23309}</w:instrText>
      </w:r>
      <w:r w:rsidRPr="00062D26">
        <w:fldChar w:fldCharType="separate"/>
      </w:r>
      <w:r w:rsidRPr="00062D26">
        <w:t>(Wilke 2021)</w:t>
      </w:r>
      <w:r w:rsidRPr="00062D26">
        <w:fldChar w:fldCharType="end"/>
      </w:r>
      <w:r w:rsidRPr="00FC0FB4">
        <w:t xml:space="preserve">, ggh4x v0.3.1 </w:t>
      </w:r>
      <w:r w:rsidRPr="00062D26">
        <w:fldChar w:fldCharType="begin"/>
      </w:r>
      <w:r w:rsidRPr="00062D26">
        <w:instrText>ADDIN BEC{van den Brand, 2025 #26515}</w:instrText>
      </w:r>
      <w:r w:rsidRPr="00062D26">
        <w:fldChar w:fldCharType="separate"/>
      </w:r>
      <w:r w:rsidRPr="00062D26">
        <w:t>(van den Brand 2025)</w:t>
      </w:r>
      <w:r w:rsidRPr="00062D26">
        <w:fldChar w:fldCharType="end"/>
      </w:r>
      <w:r>
        <w:t xml:space="preserve">, </w:t>
      </w:r>
      <w:r w:rsidRPr="00FC0FB4">
        <w:t>geomtextpath v0.2.0</w:t>
      </w:r>
      <w:r>
        <w:t xml:space="preserve"> </w:t>
      </w:r>
      <w:r w:rsidRPr="00062D26">
        <w:fldChar w:fldCharType="begin"/>
      </w:r>
      <w:r w:rsidRPr="00062D26">
        <w:instrText>ADDIN BEC{Cameron and van den Brand, 2022 #657}</w:instrText>
      </w:r>
      <w:r w:rsidRPr="00062D26">
        <w:fldChar w:fldCharType="separate"/>
      </w:r>
      <w:r w:rsidRPr="00062D26">
        <w:t>(Cameron &amp; van den Brand 2022)</w:t>
      </w:r>
      <w:r w:rsidRPr="00062D26">
        <w:fldChar w:fldCharType="end"/>
      </w:r>
      <w:r w:rsidRPr="00FC0FB4">
        <w:t xml:space="preserve">, patchwork v1.3.2 </w:t>
      </w:r>
      <w:r w:rsidRPr="00CC25B0">
        <w:fldChar w:fldCharType="begin"/>
      </w:r>
      <w:r w:rsidRPr="00CC25B0">
        <w:instrText>ADDIN BEC{Pedersen, 2025 #5745}</w:instrText>
      </w:r>
      <w:r w:rsidRPr="00CC25B0">
        <w:fldChar w:fldCharType="separate"/>
      </w:r>
      <w:r w:rsidRPr="00CC25B0">
        <w:t>(Pedersen 2025)</w:t>
      </w:r>
      <w:r w:rsidRPr="00CC25B0">
        <w:fldChar w:fldCharType="end"/>
      </w:r>
      <w:r w:rsidRPr="00CC25B0">
        <w:t xml:space="preserve"> and officer v0.7.0 </w:t>
      </w:r>
      <w:r w:rsidRPr="00CC25B0">
        <w:fldChar w:fldCharType="begin"/>
      </w:r>
      <w:r w:rsidRPr="00CC25B0">
        <w:instrText>ADDIN BEC{Gohel et al., 2025 #30579}</w:instrText>
      </w:r>
      <w:r w:rsidRPr="00CC25B0">
        <w:fldChar w:fldCharType="separate"/>
      </w:r>
      <w:r w:rsidRPr="00CC25B0">
        <w:t>(Gohel et al. 2025)</w:t>
      </w:r>
      <w:r w:rsidRPr="00CC25B0">
        <w:fldChar w:fldCharType="end"/>
      </w:r>
      <w:r w:rsidRPr="00CC25B0">
        <w:rPr>
          <w:rFonts w:eastAsiaTheme="minorEastAsia"/>
        </w:rPr>
        <w:t xml:space="preserve">. See </w:t>
      </w:r>
      <w:hyperlink r:id="rId18">
        <w:r w:rsidRPr="00CC25B0">
          <w:rPr>
            <w:rStyle w:val="Hyperlink"/>
            <w:rFonts w:eastAsiaTheme="minorEastAsia"/>
            <w:color w:val="auto"/>
            <w:lang w:bidi="he-IL"/>
          </w:rPr>
          <w:t>github.com/lukaseamus/kelps-vs-urchins</w:t>
        </w:r>
      </w:hyperlink>
      <w:r w:rsidRPr="00CC25B0">
        <w:rPr>
          <w:rFonts w:eastAsiaTheme="minorEastAsia"/>
        </w:rPr>
        <w:t xml:space="preserve"> for data, annotated </w:t>
      </w:r>
      <w:r w:rsidRPr="5CD06670">
        <w:rPr>
          <w:rFonts w:eastAsiaTheme="minorEastAsia"/>
        </w:rPr>
        <w:t>code and diagnostic plots.</w:t>
      </w:r>
    </w:p>
    <w:p w14:paraId="1F87DA0F" w14:textId="3ED79512" w:rsidR="004F196A" w:rsidRPr="0092507B" w:rsidRDefault="004F196A" w:rsidP="004F196A">
      <w:pPr>
        <w:rPr>
          <w:del w:id="90" w:author="kfilbeedexter@gmail.com" w:date="2026-03-09T01:57:00Z" w16du:dateUtc="2026-03-09T01:57:42Z"/>
        </w:rPr>
      </w:pPr>
      <w:del w:id="91" w:author="kfilbeedexter@gmail.com" w:date="2026-03-09T01:57:00Z" w16du:dateUtc="2026-03-09T01:57:42Z">
        <w:r w:rsidDel="004F196A">
          <w:delText>We conducted all experiments in northern Norway (Troms count</w:delText>
        </w:r>
      </w:del>
      <w:del w:id="92" w:author="jvicentedemi@gmail.com" w:date="2026-03-08T18:22:00Z" w16du:dateUtc="2026-03-08T18:22:19Z">
        <w:r w:rsidDel="004F196A">
          <w:delText>r</w:delText>
        </w:r>
      </w:del>
      <w:del w:id="93" w:author="kfilbeedexter@gmail.com" w:date="2026-03-09T01:57:00Z" w16du:dateUtc="2026-03-09T01:57:42Z">
        <w:r w:rsidDel="004F196A">
          <w:delText xml:space="preserve">y) where the grazing impact of </w:delText>
        </w:r>
        <w:r w:rsidRPr="5CD06670" w:rsidDel="004F196A">
          <w:rPr>
            <w:i/>
            <w:iCs/>
          </w:rPr>
          <w:delText>S. droebachiensis</w:delText>
        </w:r>
        <w:r w:rsidDel="004F196A">
          <w:delText xml:space="preserve"> is at its peak </w:delText>
        </w:r>
      </w:del>
      <w:r>
        <w:fldChar w:fldCharType="begin"/>
      </w:r>
      <w:r>
        <w:instrText>ADDIN BEC{Christie et al., 2019 #9675}</w:instrText>
      </w:r>
      <w:r>
        <w:fldChar w:fldCharType="separate"/>
      </w:r>
      <w:del w:id="94" w:author="kfilbeedexter@gmail.com" w:date="2026-03-09T01:57:00Z" w16du:dateUtc="2026-03-09T01:57:42Z">
        <w:r w:rsidDel="004F196A">
          <w:delText>(Christie et al. 2019)</w:delText>
        </w:r>
      </w:del>
      <w:r>
        <w:fldChar w:fldCharType="end"/>
      </w:r>
      <w:del w:id="95" w:author="kfilbeedexter@gmail.com" w:date="2026-03-09T01:57:00Z" w16du:dateUtc="2026-03-09T01:57:42Z">
        <w:r w:rsidDel="004F196A">
          <w:delText>.</w:delText>
        </w:r>
      </w:del>
    </w:p>
    <w:p w14:paraId="39C53FC0" w14:textId="77777777" w:rsidR="004F196A" w:rsidRPr="00E52EB2" w:rsidRDefault="004F196A" w:rsidP="004F196A">
      <w:pPr>
        <w:rPr>
          <w:b/>
          <w:bCs/>
        </w:rPr>
      </w:pPr>
    </w:p>
    <w:p w14:paraId="5F2B7B78" w14:textId="77777777" w:rsidR="004F196A" w:rsidRDefault="004F196A" w:rsidP="004F196A">
      <w:pPr>
        <w:pStyle w:val="ListParagraph"/>
        <w:numPr>
          <w:ilvl w:val="1"/>
          <w:numId w:val="4"/>
        </w:numPr>
        <w:ind w:left="567" w:hanging="567"/>
        <w:rPr>
          <w:rFonts w:ascii="Times New Roman" w:hAnsi="Times New Roman"/>
          <w:b/>
          <w:bCs/>
          <w:lang w:val="en-GB"/>
        </w:rPr>
      </w:pPr>
      <w:r w:rsidRPr="5CD06670">
        <w:rPr>
          <w:rFonts w:ascii="Times New Roman" w:hAnsi="Times New Roman"/>
          <w:b/>
          <w:bCs/>
          <w:lang w:val="en-GB"/>
        </w:rPr>
        <w:t>Collection</w:t>
      </w:r>
    </w:p>
    <w:p w14:paraId="222C98D1" w14:textId="3872F873" w:rsidR="004F196A" w:rsidRDefault="3FE2D1E4" w:rsidP="5CD06670">
      <w:r>
        <w:t xml:space="preserve">We conducted all experiments in northern Norway (Troms county) in the region where kelp forests are </w:t>
      </w:r>
      <w:r w:rsidR="65899F09">
        <w:t xml:space="preserve">extensively </w:t>
      </w:r>
      <w:r>
        <w:t xml:space="preserve">overgrazed by </w:t>
      </w:r>
      <w:r w:rsidRPr="10371CCE">
        <w:rPr>
          <w:i/>
          <w:iCs/>
        </w:rPr>
        <w:t>S. droebachiensis</w:t>
      </w:r>
      <w:r>
        <w:t xml:space="preserve"> </w:t>
      </w:r>
      <w:r w:rsidR="004F196A">
        <w:fldChar w:fldCharType="begin"/>
      </w:r>
      <w:r w:rsidR="004F196A">
        <w:instrText>ADDIN BEC{Christie et al., 2019 #9675}</w:instrText>
      </w:r>
      <w:r w:rsidR="004F196A">
        <w:fldChar w:fldCharType="separate"/>
      </w:r>
      <w:r>
        <w:t>(Christie et al. 2019)</w:t>
      </w:r>
      <w:r w:rsidR="004F196A">
        <w:fldChar w:fldCharType="end"/>
      </w:r>
      <w:ins w:id="96" w:author="kfilbeedexter@gmail.com" w:date="2026-03-09T01:57:00Z" w16du:dateUtc="2026-03-09T01:57:42Z">
        <w:r>
          <w:t xml:space="preserve">. </w:t>
        </w:r>
      </w:ins>
      <w:r w:rsidR="004F196A">
        <w:t>Green sea urchins were collected from the rocky shore between Sandvika and Sommarøya</w:t>
      </w:r>
      <w:ins w:id="97" w:author="markus.molis@uit.no" w:date="2026-03-19T17:48:00Z" w16du:dateUtc="2026-03-19T17:48:26Z">
        <w:r w:rsidR="090D816C">
          <w:t xml:space="preserve"> bridge</w:t>
        </w:r>
      </w:ins>
      <w:r w:rsidR="004F196A">
        <w:t xml:space="preserve"> (</w:t>
      </w:r>
      <w:r w:rsidR="004F196A" w:rsidRPr="10371CCE">
        <w:rPr>
          <w:color w:val="000000" w:themeColor="text1"/>
        </w:rPr>
        <w:t>69.620853°N, 18.081962°W)</w:t>
      </w:r>
      <w:r w:rsidR="004F196A">
        <w:t xml:space="preserve"> </w:t>
      </w:r>
      <w:r w:rsidR="004F196A" w:rsidRPr="10371CCE">
        <w:rPr>
          <w:color w:val="000000" w:themeColor="text1"/>
        </w:rPr>
        <w:t>in spring (</w:t>
      </w:r>
      <w:ins w:id="98" w:author="jvicentedemi@gmail.com" w:date="2026-03-08T18:33:00Z" w16du:dateUtc="2026-03-08T18:33:35Z">
        <w:r w:rsidR="24D27E68" w:rsidRPr="10371CCE">
          <w:rPr>
            <w:color w:val="000000" w:themeColor="text1"/>
          </w:rPr>
          <w:t>7</w:t>
        </w:r>
        <w:r w:rsidR="24D27E68" w:rsidRPr="10371CCE">
          <w:rPr>
            <w:color w:val="000000" w:themeColor="text1"/>
            <w:vertAlign w:val="superscript"/>
          </w:rPr>
          <w:t>th</w:t>
        </w:r>
        <w:r w:rsidR="24D27E68" w:rsidRPr="10371CCE">
          <w:rPr>
            <w:color w:val="000000" w:themeColor="text1"/>
          </w:rPr>
          <w:t xml:space="preserve"> </w:t>
        </w:r>
      </w:ins>
      <w:del w:id="99" w:author="jvicentedemi@gmail.com" w:date="2026-03-08T18:33:00Z" w16du:dateUtc="2026-03-08T18:33:32Z">
        <w:r w:rsidR="004F196A" w:rsidRPr="10371CCE" w:rsidDel="004F196A">
          <w:rPr>
            <w:color w:val="000000" w:themeColor="text1"/>
          </w:rPr>
          <w:delText>…</w:delText>
        </w:r>
      </w:del>
      <w:r w:rsidR="004F196A" w:rsidRPr="10371CCE">
        <w:rPr>
          <w:color w:val="000000" w:themeColor="text1"/>
        </w:rPr>
        <w:t xml:space="preserve"> May 2024) and summer (6</w:t>
      </w:r>
      <w:r w:rsidR="004F196A" w:rsidRPr="10371CCE">
        <w:rPr>
          <w:color w:val="000000" w:themeColor="text1"/>
          <w:vertAlign w:val="superscript"/>
        </w:rPr>
        <w:t>th</w:t>
      </w:r>
      <w:r w:rsidR="004F196A" w:rsidRPr="10371CCE">
        <w:rPr>
          <w:color w:val="000000" w:themeColor="text1"/>
        </w:rPr>
        <w:t xml:space="preserve"> August 2024) and </w:t>
      </w:r>
      <w:r w:rsidR="004F196A">
        <w:t>Telegrafbukta on Tromsøya (</w:t>
      </w:r>
      <w:r w:rsidR="004F196A" w:rsidRPr="10371CCE">
        <w:rPr>
          <w:color w:val="000000" w:themeColor="text1"/>
        </w:rPr>
        <w:t>69.633982°N, 18.902135°W) in autumn (8</w:t>
      </w:r>
      <w:r w:rsidR="004F196A" w:rsidRPr="10371CCE">
        <w:rPr>
          <w:color w:val="000000" w:themeColor="text1"/>
          <w:vertAlign w:val="superscript"/>
        </w:rPr>
        <w:t>th</w:t>
      </w:r>
      <w:r w:rsidR="004F196A" w:rsidRPr="10371CCE">
        <w:rPr>
          <w:color w:val="000000" w:themeColor="text1"/>
        </w:rPr>
        <w:t xml:space="preserve"> September 2023). </w:t>
      </w:r>
      <w:r w:rsidR="004F196A">
        <w:t xml:space="preserve"> </w:t>
      </w:r>
      <w:r w:rsidR="004F196A">
        <w:lastRenderedPageBreak/>
        <w:t xml:space="preserve">We did not conduct experiments in winter since the coastal snow cover renders collections logistically unfeasible. In each season, at least 75 mature </w:t>
      </w:r>
      <w:ins w:id="100" w:author="markus.molis@uit.no" w:date="2026-03-19T17:58:00Z" w16du:dateUtc="2026-03-19T17:58:59Z">
        <w:r w:rsidR="614DFC46" w:rsidRPr="10371CCE">
          <w:rPr>
            <w:i/>
            <w:iCs/>
            <w:rPrChange w:id="101" w:author="markus.molis@uit.no" w:date="2026-03-19T17:59:00Z" w16du:dateUtc="2026-03-19T17:59:03Z">
              <w:rPr/>
            </w:rPrChange>
          </w:rPr>
          <w:t>S. droebachiensis</w:t>
        </w:r>
        <w:r w:rsidR="614DFC46">
          <w:t xml:space="preserve"> </w:t>
        </w:r>
      </w:ins>
      <w:r w:rsidR="004F196A">
        <w:t xml:space="preserve">individuals were </w:t>
      </w:r>
      <w:del w:id="102" w:author="markus.molis@uit.no" w:date="2026-03-19T17:55:00Z" w16du:dateUtc="2026-03-19T17:55:00Z">
        <w:r w:rsidR="004F196A" w:rsidDel="004F196A">
          <w:delText>brought up from</w:delText>
        </w:r>
      </w:del>
      <w:ins w:id="103" w:author="markus.molis@uit.no" w:date="2026-03-19T17:55:00Z" w16du:dateUtc="2026-03-19T17:55:11Z">
        <w:r w:rsidR="723CF425">
          <w:t xml:space="preserve"> collected in the shallow subtidal </w:t>
        </w:r>
      </w:ins>
      <w:ins w:id="104" w:author="markus.molis@uit.no" w:date="2026-03-19T17:56:00Z" w16du:dateUtc="2026-03-19T17:56:42Z">
        <w:r w:rsidR="6F0CC9CA">
          <w:t>ca.</w:t>
        </w:r>
      </w:ins>
      <w:r w:rsidR="004F196A">
        <w:t xml:space="preserve"> 1</w:t>
      </w:r>
      <w:del w:id="105" w:author="markus.molis@uit.no" w:date="2026-03-19T17:56:00Z" w16du:dateUtc="2026-03-19T17:56:45Z">
        <w:r w:rsidR="004F196A" w:rsidDel="004F196A">
          <w:delText>–2</w:delText>
        </w:r>
      </w:del>
      <w:r w:rsidR="004F196A">
        <w:t xml:space="preserve"> m below </w:t>
      </w:r>
      <w:del w:id="106" w:author="markus.molis@uit.no" w:date="2026-03-19T17:57:00Z" w16du:dateUtc="2026-03-19T17:57:12Z">
        <w:r w:rsidR="004F196A" w:rsidDel="004F196A">
          <w:delText xml:space="preserve">lowest astronomical tide </w:delText>
        </w:r>
      </w:del>
      <w:ins w:id="107" w:author="markus.molis@uit.no" w:date="2026-03-19T17:57:00Z" w16du:dateUtc="2026-03-19T17:57:19Z">
        <w:r w:rsidR="371482BA">
          <w:t>middle spring low tide</w:t>
        </w:r>
      </w:ins>
      <w:ins w:id="108" w:author="markus.molis@uit.no" w:date="2026-03-19T17:59:00Z" w16du:dateUtc="2026-03-19T17:59:11Z">
        <w:r w:rsidR="7E7A930A">
          <w:t xml:space="preserve">, </w:t>
        </w:r>
      </w:ins>
      <w:del w:id="109" w:author="markus.molis@uit.no" w:date="2026-03-19T17:59:00Z" w16du:dateUtc="2026-03-19T17:59:10Z">
        <w:r w:rsidR="004F196A" w:rsidDel="004F196A">
          <w:delText xml:space="preserve">and </w:delText>
        </w:r>
      </w:del>
      <w:r w:rsidR="004F196A">
        <w:t xml:space="preserve">sorted into </w:t>
      </w:r>
      <w:del w:id="110" w:author="markus.molis@uit.no" w:date="2026-03-19T17:58:00Z" w16du:dateUtc="2026-03-19T17:58:06Z">
        <w:r w:rsidR="004F196A" w:rsidDel="004F196A">
          <w:delText>a large</w:delText>
        </w:r>
      </w:del>
      <w:r w:rsidR="004F196A">
        <w:t xml:space="preserve"> bucket</w:t>
      </w:r>
      <w:ins w:id="111" w:author="markus.molis@uit.no" w:date="2026-03-19T17:58:00Z" w16du:dateUtc="2026-03-19T17:58:09Z">
        <w:r w:rsidR="2FF1A111">
          <w:t>s</w:t>
        </w:r>
      </w:ins>
      <w:r w:rsidR="004F196A">
        <w:t xml:space="preserve"> with seawater, </w:t>
      </w:r>
      <w:del w:id="112" w:author="markus.molis@uit.no" w:date="2026-03-19T17:59:00Z" w16du:dateUtc="2026-03-19T17:59:21Z">
        <w:r w:rsidR="004F196A" w:rsidDel="004F196A">
          <w:delText xml:space="preserve">taking care to distinguish </w:delText>
        </w:r>
        <w:r w:rsidR="004F196A" w:rsidRPr="10371CCE" w:rsidDel="004F196A">
          <w:rPr>
            <w:i/>
            <w:iCs/>
          </w:rPr>
          <w:delText>S. droebachiensis</w:delText>
        </w:r>
        <w:r w:rsidR="004F196A" w:rsidDel="004F196A">
          <w:delText xml:space="preserve"> from its congener, the pale sea urchin</w:delText>
        </w:r>
        <w:r w:rsidR="004F196A" w:rsidRPr="10371CCE" w:rsidDel="004F196A">
          <w:rPr>
            <w:i/>
            <w:iCs/>
          </w:rPr>
          <w:delText xml:space="preserve"> S. pallidus</w:delText>
        </w:r>
        <w:r w:rsidR="004F196A" w:rsidRPr="10371CCE" w:rsidDel="004F196A">
          <w:rPr>
            <w:rStyle w:val="apple-converted-space"/>
          </w:rPr>
          <w:delText> </w:delText>
        </w:r>
        <w:r w:rsidR="004F196A" w:rsidDel="004F196A">
          <w:delText xml:space="preserve">which also occurs around Tromsø </w:delText>
        </w:r>
      </w:del>
      <w:r w:rsidR="004F196A">
        <w:fldChar w:fldCharType="begin"/>
      </w:r>
      <w:r w:rsidR="004F196A">
        <w:instrText>ADDIN BEC{Vasseur, 1952 #80059}</w:instrText>
      </w:r>
      <w:r w:rsidR="004F196A">
        <w:fldChar w:fldCharType="separate"/>
      </w:r>
      <w:del w:id="113" w:author="markus.molis@uit.no" w:date="2026-03-19T17:59:00Z" w16du:dateUtc="2026-03-19T17:59:21Z">
        <w:r w:rsidR="004F196A" w:rsidDel="004F196A">
          <w:delText>(Vasseur 1952)</w:delText>
        </w:r>
      </w:del>
      <w:r w:rsidR="004F196A">
        <w:fldChar w:fldCharType="end"/>
      </w:r>
      <w:del w:id="114" w:author="markus.molis@uit.no" w:date="2026-03-19T17:59:00Z" w16du:dateUtc="2026-03-19T17:59:21Z">
        <w:r w:rsidR="004F196A" w:rsidDel="004F196A">
          <w:delText>. Urchins were</w:delText>
        </w:r>
      </w:del>
      <w:ins w:id="115" w:author="markus.molis@uit.no" w:date="2026-03-19T17:59:00Z" w16du:dateUtc="2026-03-19T17:59:21Z">
        <w:r w:rsidR="3B4E7CD1">
          <w:t>and</w:t>
        </w:r>
      </w:ins>
      <w:r w:rsidR="004F196A">
        <w:t xml:space="preserve"> transported to the research facility at the Arctic University of Norway</w:t>
      </w:r>
      <w:ins w:id="116" w:author="markus.molis@uit.no" w:date="2026-03-19T18:01:00Z" w16du:dateUtc="2026-03-19T18:01:17Z">
        <w:r w:rsidR="3D606D5F">
          <w:t xml:space="preserve"> UiT)</w:t>
        </w:r>
      </w:ins>
      <w:r w:rsidR="004F196A">
        <w:t xml:space="preserve"> within </w:t>
      </w:r>
      <w:del w:id="117" w:author="markus.molis@uit.no" w:date="2026-03-19T17:59:00Z" w16du:dateUtc="2026-03-19T17:59:45Z">
        <w:r w:rsidR="004F196A" w:rsidDel="004F196A">
          <w:delText>half an hour (autumn) to an</w:delText>
        </w:r>
      </w:del>
      <w:ins w:id="118" w:author="markus.molis@uit.no" w:date="2026-03-19T17:59:00Z" w16du:dateUtc="2026-03-19T17:59:50Z">
        <w:r w:rsidR="46CA2F73">
          <w:t xml:space="preserve">2 </w:t>
        </w:r>
      </w:ins>
      <w:r w:rsidR="004F196A">
        <w:t xml:space="preserve"> h</w:t>
      </w:r>
      <w:del w:id="119" w:author="markus.molis@uit.no" w:date="2026-03-19T17:59:00Z" w16du:dateUtc="2026-03-19T17:59:52Z">
        <w:r w:rsidR="004F196A" w:rsidDel="004F196A">
          <w:delText>our</w:delText>
        </w:r>
      </w:del>
      <w:r w:rsidR="004F196A">
        <w:t xml:space="preserve"> </w:t>
      </w:r>
      <w:del w:id="120" w:author="markus.molis@uit.no" w:date="2026-03-19T17:59:00Z" w16du:dateUtc="2026-03-19T17:59:55Z">
        <w:r w:rsidR="004F196A" w:rsidDel="004F196A">
          <w:delText>(spring and summer)</w:delText>
        </w:r>
      </w:del>
      <w:r w:rsidR="004F196A">
        <w:t xml:space="preserve"> of collection</w:t>
      </w:r>
      <w:ins w:id="121" w:author="markus.molis@uit.no" w:date="2026-03-19T18:00:00Z" w16du:dateUtc="2026-03-19T18:00:10Z">
        <w:r w:rsidR="634FC943">
          <w:t>.</w:t>
        </w:r>
      </w:ins>
      <w:r w:rsidR="004F196A">
        <w:t xml:space="preserve"> </w:t>
      </w:r>
      <w:del w:id="122" w:author="markus.molis@uit.no" w:date="2026-03-19T18:01:00Z" w16du:dateUtc="2026-03-19T18:01:21Z">
        <w:r w:rsidR="004F196A" w:rsidDel="004F196A">
          <w:delText xml:space="preserve">and </w:delText>
        </w:r>
      </w:del>
      <w:ins w:id="123" w:author="markus.molis@uit.no" w:date="2026-03-19T18:01:00Z" w16du:dateUtc="2026-03-19T18:01:32Z">
        <w:r w:rsidR="08368C38">
          <w:t xml:space="preserve">At UiT, all sea urchins were </w:t>
        </w:r>
      </w:ins>
      <w:r w:rsidR="004F196A">
        <w:t>placed in an ambient seawater flow-through system</w:t>
      </w:r>
      <w:ins w:id="124" w:author="kfilbeedexter@gmail.com" w:date="2026-03-09T01:59:00Z" w16du:dateUtc="2026-03-09T01:59:50Z">
        <w:r w:rsidR="212173E6">
          <w:t>.</w:t>
        </w:r>
        <w:del w:id="125" w:author="markus.molis@uit.no" w:date="2026-03-19T18:01:00Z" w16du:dateUtc="2026-03-19T18:01:43Z">
          <w:r w:rsidR="004F196A" w:rsidDel="212173E6">
            <w:delText xml:space="preserve"> The urchins</w:delText>
          </w:r>
        </w:del>
      </w:ins>
      <w:del w:id="126" w:author="markus.molis@uit.no" w:date="2026-03-19T18:01:00Z" w16du:dateUtc="2026-03-19T18:01:43Z">
        <w:r w:rsidR="004F196A" w:rsidDel="004F196A">
          <w:delText xml:space="preserve"> where </w:delText>
        </w:r>
      </w:del>
      <w:del w:id="127" w:author="kfilbeedexter@gmail.com" w:date="2026-03-09T01:59:00Z" w16du:dateUtc="2026-03-09T01:59:52Z">
        <w:r w:rsidR="004F196A" w:rsidDel="004F196A">
          <w:delText xml:space="preserve">they </w:delText>
        </w:r>
      </w:del>
      <w:ins w:id="128" w:author="kfilbeedexter@gmail.com" w:date="2026-03-09T01:59:00Z" w16du:dateUtc="2026-03-09T01:59:57Z">
        <w:del w:id="129" w:author="markus.molis@uit.no" w:date="2026-03-19T18:01:00Z" w16du:dateUtc="2026-03-19T18:01:43Z">
          <w:r w:rsidR="004F196A" w:rsidDel="02122054">
            <w:delText xml:space="preserve"> </w:delText>
          </w:r>
        </w:del>
      </w:ins>
      <w:del w:id="130" w:author="markus.molis@uit.no" w:date="2026-03-19T18:01:00Z" w16du:dateUtc="2026-03-19T18:01:43Z">
        <w:r w:rsidR="004F196A" w:rsidDel="004F196A">
          <w:delText xml:space="preserve">were left </w:delText>
        </w:r>
      </w:del>
      <w:r w:rsidR="004F196A">
        <w:t xml:space="preserve">to acclimatise for </w:t>
      </w:r>
      <w:del w:id="131" w:author="jvicentedemi@gmail.com" w:date="2026-03-08T18:34:00Z" w16du:dateUtc="2026-03-08T18:34:26Z">
        <w:r w:rsidR="004F196A" w:rsidDel="004F196A">
          <w:delText xml:space="preserve">… </w:delText>
        </w:r>
      </w:del>
      <w:ins w:id="132" w:author="jvicentedemi@gmail.com" w:date="2026-03-08T18:34:00Z" w16du:dateUtc="2026-03-08T18:34:28Z">
        <w:r w:rsidR="0DC260A0">
          <w:t xml:space="preserve">seven </w:t>
        </w:r>
      </w:ins>
      <w:r w:rsidR="004F196A">
        <w:t>days (spring), three days (summer) or six days (autumn)</w:t>
      </w:r>
      <w:ins w:id="133" w:author="markus.molis@uit.no" w:date="2026-03-19T18:03:00Z" w16du:dateUtc="2026-03-19T18:03:43Z">
        <w:r w:rsidR="66565F0D">
          <w:t xml:space="preserve"> before being used in the experiments</w:t>
        </w:r>
      </w:ins>
      <w:ins w:id="134" w:author="markus.molis@uit.no" w:date="2026-03-19T18:02:00Z" w16du:dateUtc="2026-03-19T18:02:23Z">
        <w:r w:rsidR="1602D672">
          <w:t>. During acclimatisation, all sea urchins were</w:t>
        </w:r>
      </w:ins>
      <w:ins w:id="135" w:author="kfilbeedexter@gmail.com" w:date="2026-03-09T02:00:00Z" w16du:dateUtc="2026-03-09T02:00:07Z">
        <w:r w:rsidR="5C4F1109">
          <w:t xml:space="preserve"> </w:t>
        </w:r>
        <w:del w:id="136" w:author="markus.molis@uit.no" w:date="2026-03-19T18:02:00Z" w16du:dateUtc="2026-03-19T18:02:28Z">
          <w:r w:rsidR="004F196A" w:rsidDel="5C4F1109">
            <w:delText>and</w:delText>
          </w:r>
        </w:del>
      </w:ins>
      <w:del w:id="137" w:author="markus.molis@uit.no" w:date="2026-03-19T18:02:00Z" w16du:dateUtc="2026-03-19T18:02:28Z">
        <w:r w:rsidR="004F196A" w:rsidDel="004F196A">
          <w:delText>. Ur</w:delText>
        </w:r>
      </w:del>
      <w:del w:id="138" w:author="kfilbeedexter@gmail.com" w:date="2026-03-09T02:00:00Z" w16du:dateUtc="2026-03-09T02:00:05Z">
        <w:r w:rsidR="004F196A" w:rsidDel="004F196A">
          <w:delText>chins were</w:delText>
        </w:r>
      </w:del>
      <w:r w:rsidR="004F196A">
        <w:t xml:space="preserve"> fed </w:t>
      </w:r>
      <w:r w:rsidR="004F196A" w:rsidRPr="10371CCE">
        <w:rPr>
          <w:i/>
          <w:iCs/>
        </w:rPr>
        <w:t>ad libitum</w:t>
      </w:r>
      <w:r w:rsidR="004F196A">
        <w:t xml:space="preserve"> with fresh </w:t>
      </w:r>
      <w:r w:rsidR="004F196A" w:rsidRPr="10371CCE">
        <w:rPr>
          <w:i/>
          <w:iCs/>
        </w:rPr>
        <w:t>Ascophyllum nodosum</w:t>
      </w:r>
      <w:del w:id="139" w:author="markus.molis@uit.no" w:date="2026-03-19T18:02:00Z" w16du:dateUtc="2026-03-19T18:02:49Z">
        <w:r w:rsidR="004F196A" w:rsidRPr="10371CCE" w:rsidDel="004F196A">
          <w:rPr>
            <w:color w:val="000000" w:themeColor="text1"/>
          </w:rPr>
          <w:delText>,</w:delText>
        </w:r>
      </w:del>
      <w:r w:rsidR="00CC25B0">
        <w:rPr>
          <w:color w:val="000000" w:themeColor="text1"/>
        </w:rPr>
        <w:t xml:space="preserve">, fresh </w:t>
      </w:r>
      <w:r w:rsidR="00CC25B0" w:rsidRPr="00CC25B0">
        <w:rPr>
          <w:i/>
          <w:iCs/>
          <w:color w:val="000000" w:themeColor="text1"/>
        </w:rPr>
        <w:t>L</w:t>
      </w:r>
      <w:r w:rsidR="003B7528">
        <w:rPr>
          <w:i/>
          <w:iCs/>
          <w:color w:val="000000" w:themeColor="text1"/>
        </w:rPr>
        <w:t>aminaria</w:t>
      </w:r>
      <w:r w:rsidR="00CC25B0" w:rsidRPr="00CC25B0">
        <w:rPr>
          <w:i/>
          <w:iCs/>
          <w:color w:val="000000" w:themeColor="text1"/>
        </w:rPr>
        <w:t xml:space="preserve"> hyperborea</w:t>
      </w:r>
      <w:r w:rsidR="00CC25B0">
        <w:rPr>
          <w:color w:val="000000" w:themeColor="text1"/>
        </w:rPr>
        <w:t xml:space="preserve"> </w:t>
      </w:r>
      <w:del w:id="140" w:author="markus.molis@uit.no" w:date="2026-03-19T18:02:00Z" w16du:dateUtc="2026-03-19T18:02:47Z">
        <w:r w:rsidR="004F196A" w:rsidRPr="10371CCE" w:rsidDel="004F196A">
          <w:rPr>
            <w:color w:val="000000" w:themeColor="text1"/>
          </w:rPr>
          <w:delText xml:space="preserve">the dominant seaweed around Tromsø, </w:delText>
        </w:r>
      </w:del>
      <w:r w:rsidR="004F196A">
        <w:t xml:space="preserve">or </w:t>
      </w:r>
      <w:r w:rsidR="004F196A" w:rsidRPr="10371CCE">
        <w:rPr>
          <w:i/>
          <w:iCs/>
        </w:rPr>
        <w:t>L</w:t>
      </w:r>
      <w:r w:rsidR="003B7528">
        <w:rPr>
          <w:i/>
          <w:iCs/>
        </w:rPr>
        <w:t>aminaria</w:t>
      </w:r>
      <w:r w:rsidR="004F196A" w:rsidRPr="10371CCE">
        <w:rPr>
          <w:i/>
          <w:iCs/>
        </w:rPr>
        <w:t xml:space="preserve"> digitata</w:t>
      </w:r>
      <w:r w:rsidR="004F196A">
        <w:t xml:space="preserve"> wrack</w:t>
      </w:r>
      <w:del w:id="141" w:author="markus.molis@uit.no" w:date="2026-03-19T18:03:00Z" w16du:dateUtc="2026-03-19T18:03:48Z">
        <w:r w:rsidR="004F196A" w:rsidDel="004F196A">
          <w:delText xml:space="preserve"> until the start of the experiments</w:delText>
        </w:r>
      </w:del>
      <w:r w:rsidR="004F196A">
        <w:t>.</w:t>
      </w:r>
    </w:p>
    <w:p w14:paraId="23EF44D2" w14:textId="77777777" w:rsidR="004F196A" w:rsidRDefault="004F196A" w:rsidP="004F196A">
      <w:pPr>
        <w:shd w:val="clear" w:color="auto" w:fill="FFFFFF"/>
      </w:pPr>
    </w:p>
    <w:p w14:paraId="2D2FFD4A" w14:textId="01C93415" w:rsidR="004F196A" w:rsidRPr="00E85E78" w:rsidRDefault="004F196A">
      <w:pPr>
        <w:shd w:val="clear" w:color="auto" w:fill="FFFFFF" w:themeFill="background1"/>
        <w:spacing w:line="259" w:lineRule="auto"/>
        <w:pPrChange w:id="142" w:author="kfilbeedexter@gmail.com" w:date="2026-03-09T02:01:00Z">
          <w:pPr>
            <w:shd w:val="clear" w:color="auto" w:fill="FFFFFF" w:themeFill="background1"/>
          </w:pPr>
        </w:pPrChange>
      </w:pPr>
      <w:r>
        <w:t xml:space="preserve">Mature sporophytes of </w:t>
      </w:r>
      <w:r w:rsidRPr="10371CCE">
        <w:rPr>
          <w:i/>
          <w:iCs/>
        </w:rPr>
        <w:t>L. hyperborea</w:t>
      </w:r>
      <w:r>
        <w:t xml:space="preserve"> were collected from</w:t>
      </w:r>
      <w:ins w:id="143" w:author="markus.molis@uit.no" w:date="2026-03-19T18:11:00Z" w16du:dateUtc="2026-03-19T18:11:56Z">
        <w:r w:rsidR="25D15279">
          <w:t xml:space="preserve"> the shallow subtidal </w:t>
        </w:r>
      </w:ins>
      <w:r>
        <w:t xml:space="preserve"> </w:t>
      </w:r>
      <w:commentRangeStart w:id="144"/>
      <w:commentRangeStart w:id="145"/>
      <w:commentRangeStart w:id="146"/>
      <w:r>
        <w:t xml:space="preserve">~1 m below lowest astronomical tide </w:t>
      </w:r>
      <w:commentRangeEnd w:id="144"/>
      <w:r>
        <w:rPr>
          <w:rStyle w:val="CommentReference"/>
          <w:sz w:val="24"/>
          <w:szCs w:val="24"/>
        </w:rPr>
        <w:commentReference w:id="144"/>
      </w:r>
      <w:commentRangeEnd w:id="145"/>
      <w:r>
        <w:rPr>
          <w:rStyle w:val="CommentReference"/>
          <w:sz w:val="24"/>
          <w:szCs w:val="24"/>
        </w:rPr>
        <w:commentReference w:id="145"/>
      </w:r>
      <w:commentRangeEnd w:id="146"/>
      <w:r>
        <w:rPr>
          <w:rStyle w:val="CommentReference"/>
          <w:sz w:val="24"/>
          <w:szCs w:val="24"/>
        </w:rPr>
        <w:commentReference w:id="146"/>
      </w:r>
      <w:r>
        <w:t>between Sandvika and Sommarøya (</w:t>
      </w:r>
      <w:r w:rsidRPr="10371CCE">
        <w:rPr>
          <w:color w:val="000000" w:themeColor="text1"/>
        </w:rPr>
        <w:t>69.620853°N, 18.081962°W) in spring (</w:t>
      </w:r>
      <w:del w:id="147" w:author="jvicentedemi@gmail.com" w:date="2026-03-08T18:36:00Z" w16du:dateUtc="2026-03-08T18:36:03Z">
        <w:r w:rsidRPr="10371CCE" w:rsidDel="004F196A">
          <w:rPr>
            <w:color w:val="000000" w:themeColor="text1"/>
          </w:rPr>
          <w:delText>…</w:delText>
        </w:r>
      </w:del>
      <w:ins w:id="148" w:author="jvicentedemi@gmail.com" w:date="2026-03-08T18:36:00Z" w16du:dateUtc="2026-03-08T18:36:07Z">
        <w:r w:rsidR="0BC0CB1B" w:rsidRPr="10371CCE">
          <w:rPr>
            <w:color w:val="000000" w:themeColor="text1"/>
          </w:rPr>
          <w:t>7th</w:t>
        </w:r>
      </w:ins>
      <w:r w:rsidRPr="10371CCE">
        <w:rPr>
          <w:color w:val="000000" w:themeColor="text1"/>
        </w:rPr>
        <w:t xml:space="preserve"> May 2024), summer (6</w:t>
      </w:r>
      <w:r w:rsidRPr="10371CCE">
        <w:rPr>
          <w:color w:val="000000" w:themeColor="text1"/>
          <w:vertAlign w:val="superscript"/>
        </w:rPr>
        <w:t>th</w:t>
      </w:r>
      <w:r w:rsidRPr="10371CCE">
        <w:rPr>
          <w:color w:val="000000" w:themeColor="text1"/>
        </w:rPr>
        <w:t xml:space="preserve"> August 2024) and autumn (14</w:t>
      </w:r>
      <w:r w:rsidRPr="10371CCE">
        <w:rPr>
          <w:color w:val="000000" w:themeColor="text1"/>
          <w:vertAlign w:val="superscript"/>
        </w:rPr>
        <w:t>th</w:t>
      </w:r>
      <w:r w:rsidRPr="10371CCE">
        <w:rPr>
          <w:color w:val="000000" w:themeColor="text1"/>
        </w:rPr>
        <w:t xml:space="preserve"> September 2023). The collection site is a sheltered complex of little peninsulas and bays that supports a fringe forest of mostly </w:t>
      </w:r>
      <w:r w:rsidRPr="10371CCE">
        <w:rPr>
          <w:i/>
          <w:iCs/>
          <w:color w:val="000000" w:themeColor="text1"/>
        </w:rPr>
        <w:t>L. digitata</w:t>
      </w:r>
      <w:r w:rsidRPr="10371CCE">
        <w:rPr>
          <w:color w:val="000000" w:themeColor="text1"/>
        </w:rPr>
        <w:t xml:space="preserve"> and </w:t>
      </w:r>
      <w:r w:rsidRPr="10371CCE">
        <w:rPr>
          <w:i/>
          <w:iCs/>
          <w:color w:val="000000" w:themeColor="text1"/>
        </w:rPr>
        <w:t>A. esculenta</w:t>
      </w:r>
      <w:r w:rsidRPr="10371CCE">
        <w:rPr>
          <w:color w:val="000000" w:themeColor="text1"/>
        </w:rPr>
        <w:t xml:space="preserve"> with some </w:t>
      </w:r>
      <w:r w:rsidRPr="10371CCE">
        <w:rPr>
          <w:i/>
          <w:iCs/>
          <w:color w:val="000000" w:themeColor="text1"/>
        </w:rPr>
        <w:t>L. hyperborea</w:t>
      </w:r>
      <w:r w:rsidRPr="10371CCE">
        <w:rPr>
          <w:color w:val="000000" w:themeColor="text1"/>
        </w:rPr>
        <w:t xml:space="preserve"> bordered by a shallow urchin barren. Only a </w:t>
      </w:r>
      <w:del w:id="149" w:author="kfilbeedexter@gmail.com" w:date="2026-03-09T02:01:00Z" w16du:dateUtc="2026-03-09T02:01:01Z">
        <w:r w:rsidRPr="10371CCE" w:rsidDel="004F196A">
          <w:rPr>
            <w:color w:val="000000" w:themeColor="text1"/>
          </w:rPr>
          <w:delText xml:space="preserve">small </w:delText>
        </w:r>
      </w:del>
      <w:ins w:id="150" w:author="kfilbeedexter@gmail.com" w:date="2026-03-09T02:01:00Z" w16du:dateUtc="2026-03-09T02:01:01Z">
        <w:r w:rsidR="7CA3F8EB">
          <w:t xml:space="preserve">narrow </w:t>
        </w:r>
      </w:ins>
      <w:r w:rsidRPr="10371CCE">
        <w:rPr>
          <w:color w:val="000000" w:themeColor="text1"/>
        </w:rPr>
        <w:t xml:space="preserve">remnant of </w:t>
      </w:r>
      <w:r w:rsidRPr="10371CCE">
        <w:rPr>
          <w:i/>
          <w:iCs/>
          <w:color w:val="000000" w:themeColor="text1"/>
        </w:rPr>
        <w:t>L. hyperborea</w:t>
      </w:r>
      <w:r w:rsidRPr="10371CCE">
        <w:rPr>
          <w:color w:val="000000" w:themeColor="text1"/>
        </w:rPr>
        <w:t xml:space="preserve"> remains </w:t>
      </w:r>
      <w:commentRangeStart w:id="151"/>
      <w:commentRangeStart w:id="152"/>
      <w:r w:rsidRPr="10371CCE">
        <w:rPr>
          <w:color w:val="000000" w:themeColor="text1"/>
        </w:rPr>
        <w:t xml:space="preserve">because it </w:t>
      </w:r>
      <w:del w:id="153" w:author="markus.molis@uit.no" w:date="2026-03-19T18:39:00Z" w16du:dateUtc="2026-03-19T18:39:23Z">
        <w:r w:rsidRPr="10371CCE" w:rsidDel="004F196A">
          <w:rPr>
            <w:color w:val="000000" w:themeColor="text1"/>
          </w:rPr>
          <w:delText>cannot grow</w:delText>
        </w:r>
      </w:del>
      <w:ins w:id="154" w:author="markus.molis@uit.no" w:date="2026-03-19T18:39:00Z" w16du:dateUtc="2026-03-19T18:39:25Z">
        <w:r w:rsidR="479D17D7" w:rsidRPr="10371CCE">
          <w:rPr>
            <w:color w:val="000000" w:themeColor="text1"/>
          </w:rPr>
          <w:t xml:space="preserve"> </w:t>
        </w:r>
        <w:r w:rsidR="7E883F79" w:rsidRPr="10371CCE">
          <w:rPr>
            <w:color w:val="000000" w:themeColor="text1"/>
          </w:rPr>
          <w:t>dwells only</w:t>
        </w:r>
      </w:ins>
      <w:r w:rsidRPr="10371CCE">
        <w:rPr>
          <w:color w:val="000000" w:themeColor="text1"/>
        </w:rPr>
        <w:t xml:space="preserve"> </w:t>
      </w:r>
      <w:ins w:id="155" w:author="markus.molis@uit.no" w:date="2026-03-19T18:39:00Z" w16du:dateUtc="2026-03-19T18:39:45Z">
        <w:r w:rsidR="3762CD3E" w:rsidRPr="10371CCE">
          <w:rPr>
            <w:color w:val="000000" w:themeColor="text1"/>
          </w:rPr>
          <w:t xml:space="preserve">extremely low </w:t>
        </w:r>
      </w:ins>
      <w:r w:rsidRPr="10371CCE">
        <w:rPr>
          <w:color w:val="000000" w:themeColor="text1"/>
        </w:rPr>
        <w:t>in the intertidal</w:t>
      </w:r>
      <w:commentRangeEnd w:id="151"/>
      <w:r w:rsidRPr="10371CCE">
        <w:rPr>
          <w:rStyle w:val="CommentReference"/>
          <w:color w:val="000000" w:themeColor="text1"/>
          <w:sz w:val="24"/>
          <w:szCs w:val="24"/>
        </w:rPr>
        <w:commentReference w:id="151"/>
      </w:r>
      <w:commentRangeEnd w:id="152"/>
      <w:r w:rsidRPr="10371CCE">
        <w:rPr>
          <w:rStyle w:val="CommentReference"/>
          <w:color w:val="000000" w:themeColor="text1"/>
          <w:sz w:val="24"/>
          <w:szCs w:val="24"/>
        </w:rPr>
        <w:commentReference w:id="152"/>
      </w:r>
      <w:r w:rsidRPr="10371CCE">
        <w:rPr>
          <w:color w:val="000000" w:themeColor="text1"/>
        </w:rPr>
        <w:t xml:space="preserve"> and the sheltered conditions allow urchins to advance close to the low tide mark. </w:t>
      </w:r>
      <w:r>
        <w:t>At least 15 sporophytes were</w:t>
      </w:r>
      <w:ins w:id="156" w:author="kfilbeedexter@gmail.com" w:date="2026-03-09T02:01:00Z" w16du:dateUtc="2026-03-09T02:01:46Z">
        <w:r w:rsidR="216BC171">
          <w:t xml:space="preserve"> collected and</w:t>
        </w:r>
      </w:ins>
      <w:r>
        <w:t xml:space="preserve"> transported to the research facility in a large barrel with seawater within an hour of collection and placed in the flow-through system separate from the urchins</w:t>
      </w:r>
      <w:ins w:id="157" w:author="kfilbeedexter@gmail.com" w:date="2026-03-09T02:02:00Z" w16du:dateUtc="2026-03-09T02:02:03Z">
        <w:r w:rsidR="08EA14F1">
          <w:t xml:space="preserve"> and </w:t>
        </w:r>
        <w:commentRangeStart w:id="158"/>
        <w:r w:rsidR="08EA14F1">
          <w:t>under ambient ligh</w:t>
        </w:r>
      </w:ins>
      <w:commentRangeEnd w:id="158"/>
      <w:r>
        <w:rPr>
          <w:rStyle w:val="CommentReference"/>
          <w:sz w:val="24"/>
          <w:szCs w:val="24"/>
        </w:rPr>
        <w:commentReference w:id="158"/>
      </w:r>
      <w:ins w:id="159" w:author="kfilbeedexter@gmail.com" w:date="2026-03-09T02:02:00Z" w16du:dateUtc="2026-03-09T02:02:03Z">
        <w:r w:rsidR="08EA14F1">
          <w:t>t</w:t>
        </w:r>
      </w:ins>
      <w:r>
        <w:t>.</w:t>
      </w:r>
    </w:p>
    <w:p w14:paraId="2514C0EC" w14:textId="77777777" w:rsidR="004F196A" w:rsidRDefault="004F196A" w:rsidP="004F196A">
      <w:pPr>
        <w:shd w:val="clear" w:color="auto" w:fill="FFFFFF"/>
      </w:pPr>
    </w:p>
    <w:p w14:paraId="2839EAB0" w14:textId="18C81FB2" w:rsidR="004F196A" w:rsidRPr="003E0060" w:rsidRDefault="2E614CF7" w:rsidP="5CD06670">
      <w:pPr>
        <w:shd w:val="clear" w:color="auto" w:fill="FFFFFF" w:themeFill="background1"/>
        <w:rPr>
          <w:color w:val="000000"/>
        </w:rPr>
      </w:pPr>
      <w:commentRangeStart w:id="160"/>
      <w:commentRangeStart w:id="161"/>
      <w:ins w:id="162" w:author="markus.molis@uit.no" w:date="2026-03-20T08:43:00Z" w16du:dateUtc="2026-03-20T08:43:24Z">
        <w:r>
          <w:t>For no-choice feeding assays, 45</w:t>
        </w:r>
      </w:ins>
      <w:ins w:id="163" w:author="markus.molis@uit.no" w:date="2026-03-20T08:34:00Z" w16du:dateUtc="2026-03-20T08:34:33Z">
        <w:r w:rsidR="6DA33046">
          <w:t xml:space="preserve"> </w:t>
        </w:r>
      </w:ins>
      <w:del w:id="164" w:author="markus.molis@uit.no" w:date="2026-03-20T08:34:00Z" w16du:dateUtc="2026-03-20T08:34:37Z">
        <w:r w:rsidR="004F196A" w:rsidDel="004F196A">
          <w:delText>A</w:delText>
        </w:r>
      </w:del>
      <w:ins w:id="165" w:author="markus.molis@uit.no" w:date="2026-03-20T08:34:00Z" w16du:dateUtc="2026-03-20T08:34:37Z">
        <w:r w:rsidR="0392D8D9">
          <w:t>a</w:t>
        </w:r>
      </w:ins>
      <w:r w:rsidR="004F196A">
        <w:t xml:space="preserve">mphipods </w:t>
      </w:r>
      <w:del w:id="166" w:author="markus.molis@uit.no" w:date="2026-03-20T08:07:00Z" w16du:dateUtc="2026-03-20T08:07:33Z">
        <w:r w:rsidR="004F196A" w:rsidDel="004F196A">
          <w:delText>o</w:delText>
        </w:r>
      </w:del>
      <w:ins w:id="167" w:author="markus.molis@uit.no" w:date="2026-03-20T08:07:00Z" w16du:dateUtc="2026-03-20T08:07:35Z">
        <w:r w:rsidR="328D84E5">
          <w:t>(</w:t>
        </w:r>
      </w:ins>
      <w:del w:id="168" w:author="markus.molis@uit.no" w:date="2026-03-20T08:07:00Z" w16du:dateUtc="2026-03-20T08:07:33Z">
        <w:r w:rsidR="004F196A" w:rsidDel="004F196A">
          <w:delText>f the genus</w:delText>
        </w:r>
      </w:del>
      <w:r w:rsidR="004F196A">
        <w:t xml:space="preserve"> </w:t>
      </w:r>
      <w:r w:rsidR="004F196A" w:rsidRPr="10371CCE">
        <w:rPr>
          <w:i/>
          <w:iCs/>
        </w:rPr>
        <w:t>Gammarus</w:t>
      </w:r>
      <w:r w:rsidR="004F196A">
        <w:t xml:space="preserve"> </w:t>
      </w:r>
      <w:ins w:id="169" w:author="markus.molis@uit.no" w:date="2026-03-20T08:07:00Z" w16du:dateUtc="2026-03-20T08:07:41Z">
        <w:r w:rsidR="0E7E0841">
          <w:t xml:space="preserve">spp.) </w:t>
        </w:r>
      </w:ins>
      <w:r w:rsidR="004F196A">
        <w:t>were collected</w:t>
      </w:r>
      <w:ins w:id="170" w:author="markus.molis@uit.no" w:date="2026-03-20T08:53:00Z" w16du:dateUtc="2026-03-20T08:53:52Z">
        <w:r w:rsidR="40C7FA73">
          <w:t xml:space="preserve"> by hand</w:t>
        </w:r>
      </w:ins>
      <w:r w:rsidR="004F196A">
        <w:t xml:space="preserve"> </w:t>
      </w:r>
      <w:del w:id="171" w:author="markus.molis@uit.no" w:date="2026-03-20T08:43:00Z" w16du:dateUtc="2026-03-20T08:43:34Z">
        <w:r w:rsidR="004F196A" w:rsidDel="004F196A">
          <w:delText xml:space="preserve">for </w:delText>
        </w:r>
        <w:commentRangeStart w:id="172"/>
        <w:r w:rsidR="004F196A" w:rsidDel="004F196A">
          <w:delText>secondary</w:delText>
        </w:r>
      </w:del>
      <w:commentRangeEnd w:id="172"/>
      <w:r w:rsidR="004F196A">
        <w:rPr>
          <w:rStyle w:val="CommentReference"/>
          <w:sz w:val="24"/>
          <w:szCs w:val="24"/>
        </w:rPr>
        <w:commentReference w:id="172"/>
      </w:r>
      <w:del w:id="173" w:author="markus.molis@uit.no" w:date="2026-03-20T08:43:00Z" w16du:dateUtc="2026-03-20T08:43:34Z">
        <w:r w:rsidR="004F196A" w:rsidDel="004F196A">
          <w:delText xml:space="preserve"> grazing </w:delText>
        </w:r>
      </w:del>
      <w:del w:id="174" w:author="markus.molis@uit.no" w:date="2026-03-20T08:39:00Z" w16du:dateUtc="2026-03-20T08:39:28Z">
        <w:r w:rsidR="004F196A" w:rsidDel="004F196A">
          <w:delText>experiment</w:delText>
        </w:r>
      </w:del>
      <w:del w:id="175" w:author="markus.molis@uit.no" w:date="2026-03-20T08:43:00Z" w16du:dateUtc="2026-03-20T08:43:34Z">
        <w:r w:rsidR="004F196A" w:rsidDel="004F196A">
          <w:delText>s</w:delText>
        </w:r>
      </w:del>
      <w:ins w:id="176" w:author="markus.molis@uit.no" w:date="2026-03-20T08:35:00Z" w16du:dateUtc="2026-03-20T08:35:54Z">
        <w:r w:rsidR="3CF36500">
          <w:t xml:space="preserve">at low tide </w:t>
        </w:r>
      </w:ins>
      <w:ins w:id="177" w:author="markus.molis@uit.no" w:date="2026-03-20T08:34:00Z" w16du:dateUtc="2026-03-20T08:34:57Z">
        <w:r w:rsidR="5B6B431E">
          <w:t>in the rocky intertidal</w:t>
        </w:r>
      </w:ins>
      <w:r w:rsidR="004F196A">
        <w:t xml:space="preserve"> </w:t>
      </w:r>
      <w:del w:id="178" w:author="markus.molis@uit.no" w:date="2026-03-20T08:36:00Z" w16du:dateUtc="2026-03-20T08:36:03Z">
        <w:r w:rsidR="004F196A" w:rsidDel="004F196A">
          <w:delText xml:space="preserve">at </w:delText>
        </w:r>
      </w:del>
      <w:ins w:id="179" w:author="markus.molis@uit.no" w:date="2026-03-20T08:36:00Z" w16du:dateUtc="2026-03-20T08:36:05Z">
        <w:r w:rsidR="21C13588">
          <w:t xml:space="preserve">of </w:t>
        </w:r>
      </w:ins>
      <w:r w:rsidR="004F196A">
        <w:t>Sandnessundet on Tromsøya (</w:t>
      </w:r>
      <w:r w:rsidR="004F196A" w:rsidRPr="10371CCE">
        <w:rPr>
          <w:color w:val="000000" w:themeColor="text1"/>
        </w:rPr>
        <w:t>69.664001°N, 18.907941°W) in</w:t>
      </w:r>
      <w:ins w:id="180" w:author="markus.molis@uit.no" w:date="2026-03-20T08:38:00Z" w16du:dateUtc="2026-03-20T08:38:32Z">
        <w:r w:rsidR="63A2DED2" w:rsidRPr="10371CCE">
          <w:rPr>
            <w:color w:val="000000" w:themeColor="text1"/>
          </w:rPr>
          <w:t xml:space="preserve"> each</w:t>
        </w:r>
      </w:ins>
      <w:r w:rsidR="004F196A" w:rsidRPr="10371CCE">
        <w:rPr>
          <w:color w:val="000000" w:themeColor="text1"/>
        </w:rPr>
        <w:t xml:space="preserve"> spring (</w:t>
      </w:r>
      <w:ins w:id="181" w:author="jvicentedemi@gmail.com" w:date="2026-03-08T18:54:00Z" w16du:dateUtc="2026-03-08T18:54:59Z">
        <w:r w:rsidR="1C9FBECD" w:rsidRPr="10371CCE">
          <w:rPr>
            <w:color w:val="000000" w:themeColor="text1"/>
          </w:rPr>
          <w:t>22</w:t>
        </w:r>
        <w:del w:id="182" w:author="markus.molis@uit.no" w:date="2026-03-20T08:37:00Z" w16du:dateUtc="2026-03-20T08:37:19Z">
          <w:r w:rsidR="004F196A" w:rsidRPr="10371CCE" w:rsidDel="1C9FBECD">
            <w:rPr>
              <w:color w:val="000000" w:themeColor="text1"/>
              <w:vertAlign w:val="superscript"/>
            </w:rPr>
            <w:delText>nd</w:delText>
          </w:r>
        </w:del>
      </w:ins>
      <w:ins w:id="183" w:author="jvicentedemi@gmail.com" w:date="2026-03-08T18:55:00Z" w16du:dateUtc="2026-03-08T18:55:00Z">
        <w:del w:id="184" w:author="markus.molis@uit.no" w:date="2026-03-20T08:37:00Z" w16du:dateUtc="2026-03-20T08:37:18Z">
          <w:r w:rsidR="004F196A" w:rsidRPr="10371CCE" w:rsidDel="1C9FBECD">
            <w:rPr>
              <w:color w:val="000000" w:themeColor="text1"/>
            </w:rPr>
            <w:delText xml:space="preserve"> </w:delText>
          </w:r>
        </w:del>
      </w:ins>
      <w:del w:id="185" w:author="jvicentedemi@gmail.com" w:date="2026-03-08T18:54:00Z" w16du:dateUtc="2026-03-08T18:54:57Z">
        <w:r w:rsidR="004F196A" w:rsidRPr="10371CCE" w:rsidDel="004F196A">
          <w:rPr>
            <w:color w:val="000000" w:themeColor="text1"/>
          </w:rPr>
          <w:delText>…</w:delText>
        </w:r>
      </w:del>
      <w:r w:rsidR="004F196A" w:rsidRPr="10371CCE">
        <w:rPr>
          <w:color w:val="000000" w:themeColor="text1"/>
        </w:rPr>
        <w:t xml:space="preserve"> May 2024) and summer (19</w:t>
      </w:r>
      <w:del w:id="186" w:author="markus.molis@uit.no" w:date="2026-03-20T08:37:00Z" w16du:dateUtc="2026-03-20T08:37:23Z">
        <w:r w:rsidR="004F196A" w:rsidRPr="10371CCE" w:rsidDel="004F196A">
          <w:rPr>
            <w:color w:val="000000" w:themeColor="text1"/>
            <w:vertAlign w:val="superscript"/>
          </w:rPr>
          <w:delText>th</w:delText>
        </w:r>
      </w:del>
      <w:r w:rsidR="004F196A" w:rsidRPr="10371CCE">
        <w:rPr>
          <w:color w:val="000000" w:themeColor="text1"/>
        </w:rPr>
        <w:t xml:space="preserve"> August 2024). </w:t>
      </w:r>
      <w:del w:id="187" w:author="markus.molis@uit.no" w:date="2026-03-20T08:36:00Z" w16du:dateUtc="2026-03-20T08:36:21Z">
        <w:r w:rsidR="004F196A" w:rsidRPr="10371CCE" w:rsidDel="004F196A">
          <w:rPr>
            <w:color w:val="000000" w:themeColor="text1"/>
          </w:rPr>
          <w:delText>In each season, 45</w:delText>
        </w:r>
      </w:del>
      <w:ins w:id="188" w:author="jvicentedemi@gmail.com" w:date="2026-03-08T18:45:00Z" w16du:dateUtc="2026-03-08T18:45:20Z">
        <w:del w:id="189" w:author="markus.molis@uit.no" w:date="2026-03-20T08:36:00Z" w16du:dateUtc="2026-03-20T08:36:21Z">
          <w:r w:rsidR="004F196A" w:rsidRPr="10371CCE" w:rsidDel="77509642">
            <w:rPr>
              <w:color w:val="000000" w:themeColor="text1"/>
            </w:rPr>
            <w:delText xml:space="preserve"> </w:delText>
          </w:r>
          <w:r w:rsidR="004F196A" w:rsidRPr="10371CCE" w:rsidDel="77509642">
            <w:rPr>
              <w:i/>
              <w:iCs/>
              <w:color w:val="000000" w:themeColor="text1"/>
              <w:rPrChange w:id="190" w:author="jvicentedemi@gmail.com" w:date="2026-03-08T18:45:00Z" w16du:dateUtc="2026-03-08T18:45:25Z">
                <w:rPr>
                  <w:color w:val="000000" w:themeColor="text1"/>
                </w:rPr>
              </w:rPrChange>
            </w:rPr>
            <w:delText>Gammarus</w:delText>
          </w:r>
          <w:r w:rsidR="004F196A" w:rsidRPr="10371CCE" w:rsidDel="77509642">
            <w:rPr>
              <w:color w:val="000000" w:themeColor="text1"/>
            </w:rPr>
            <w:delText xml:space="preserve"> sp.</w:delText>
          </w:r>
        </w:del>
      </w:ins>
      <w:del w:id="191" w:author="markus.molis@uit.no" w:date="2026-03-20T08:36:00Z" w16du:dateUtc="2026-03-20T08:36:21Z">
        <w:r w:rsidR="004F196A" w:rsidRPr="10371CCE" w:rsidDel="004F196A">
          <w:rPr>
            <w:color w:val="000000" w:themeColor="text1"/>
          </w:rPr>
          <w:delText xml:space="preserve"> individuals were </w:delText>
        </w:r>
      </w:del>
      <w:ins w:id="192" w:author="jvicentedemi@gmail.com" w:date="2026-03-08T18:46:00Z" w16du:dateUtc="2026-03-08T18:46:25Z">
        <w:del w:id="193" w:author="markus.molis@uit.no" w:date="2026-03-20T08:05:00Z" w16du:dateUtc="2026-03-20T08:05:35Z">
          <w:r w:rsidR="004F196A" w:rsidRPr="10371CCE" w:rsidDel="42ABBFDF">
            <w:rPr>
              <w:color w:val="000000" w:themeColor="text1"/>
            </w:rPr>
            <w:delText>sampled</w:delText>
          </w:r>
        </w:del>
      </w:ins>
      <w:ins w:id="194" w:author="jvicentedemi@gmail.com" w:date="2026-03-08T18:50:00Z" w16du:dateUtc="2026-03-08T18:50:55Z">
        <w:del w:id="195" w:author="markus.molis@uit.no" w:date="2026-03-20T08:36:00Z" w16du:dateUtc="2026-03-20T08:36:21Z">
          <w:r w:rsidR="004F196A" w:rsidRPr="10371CCE" w:rsidDel="0443FE63">
            <w:rPr>
              <w:color w:val="000000" w:themeColor="text1"/>
            </w:rPr>
            <w:delText xml:space="preserve"> </w:delText>
          </w:r>
        </w:del>
      </w:ins>
      <w:ins w:id="196" w:author="jvicentedemi@gmail.com" w:date="2026-03-08T18:51:00Z" w16du:dateUtc="2026-03-08T18:51:44Z">
        <w:del w:id="197" w:author="markus.molis@uit.no" w:date="2026-03-20T08:36:00Z" w16du:dateUtc="2026-03-20T08:36:21Z">
          <w:r w:rsidR="004F196A" w:rsidRPr="10371CCE" w:rsidDel="0443FE63">
            <w:rPr>
              <w:color w:val="000000" w:themeColor="text1"/>
            </w:rPr>
            <w:delText>manually</w:delText>
          </w:r>
        </w:del>
      </w:ins>
      <w:ins w:id="198" w:author="jvicentedemi@gmail.com" w:date="2026-03-08T18:46:00Z" w16du:dateUtc="2026-03-08T18:46:25Z">
        <w:del w:id="199" w:author="markus.molis@uit.no" w:date="2026-03-20T08:36:00Z" w16du:dateUtc="2026-03-20T08:36:21Z">
          <w:r w:rsidR="004F196A" w:rsidRPr="10371CCE" w:rsidDel="42ABBFDF">
            <w:rPr>
              <w:color w:val="000000" w:themeColor="text1"/>
            </w:rPr>
            <w:delText xml:space="preserve"> from </w:delText>
          </w:r>
        </w:del>
      </w:ins>
      <w:ins w:id="200" w:author="markus.molis@uit.no" w:date="2026-03-20T08:06:00Z" w16du:dateUtc="2026-03-20T08:06:12Z">
        <w:r w:rsidR="3CEA0E95" w:rsidRPr="10371CCE">
          <w:rPr>
            <w:color w:val="000000" w:themeColor="text1"/>
          </w:rPr>
          <w:t xml:space="preserve"> intertidal during low tide</w:t>
        </w:r>
      </w:ins>
      <w:ins w:id="201" w:author="jvicentedemi@gmail.com" w:date="2026-03-08T18:48:00Z" w16du:dateUtc="2026-03-08T18:48:55Z">
        <w:del w:id="202" w:author="markus.molis@uit.no" w:date="2026-03-20T08:06:00Z" w16du:dateUtc="2026-03-20T08:06:13Z">
          <w:r w:rsidR="004F196A" w:rsidRPr="10371CCE" w:rsidDel="346BD727">
            <w:rPr>
              <w:color w:val="000000" w:themeColor="text1"/>
            </w:rPr>
            <w:delText>un</w:delText>
          </w:r>
        </w:del>
        <w:del w:id="203" w:author="markus.molis@uit.no" w:date="2026-03-20T08:06:00Z" w16du:dateUtc="2026-03-20T08:06:14Z">
          <w:r w:rsidR="004F196A" w:rsidRPr="10371CCE" w:rsidDel="346BD727">
            <w:rPr>
              <w:color w:val="000000" w:themeColor="text1"/>
            </w:rPr>
            <w:delText>dernea</w:delText>
          </w:r>
        </w:del>
        <w:del w:id="204" w:author="markus.molis@uit.no" w:date="2026-03-20T08:06:00Z" w16du:dateUtc="2026-03-20T08:06:15Z">
          <w:r w:rsidR="004F196A" w:rsidRPr="10371CCE" w:rsidDel="346BD727">
            <w:rPr>
              <w:color w:val="000000" w:themeColor="text1"/>
            </w:rPr>
            <w:delText xml:space="preserve">th </w:delText>
          </w:r>
        </w:del>
      </w:ins>
      <w:ins w:id="205" w:author="jvicentedemi@gmail.com" w:date="2026-03-08T18:49:00Z" w16du:dateUtc="2026-03-08T18:49:59Z">
        <w:del w:id="206" w:author="markus.molis@uit.no" w:date="2026-03-20T08:06:00Z" w16du:dateUtc="2026-03-20T08:06:15Z">
          <w:r w:rsidR="004F196A" w:rsidRPr="10371CCE" w:rsidDel="346BD727">
            <w:rPr>
              <w:color w:val="000000" w:themeColor="text1"/>
            </w:rPr>
            <w:delText>roc</w:delText>
          </w:r>
        </w:del>
        <w:del w:id="207" w:author="markus.molis@uit.no" w:date="2026-03-20T08:06:00Z" w16du:dateUtc="2026-03-20T08:06:16Z">
          <w:r w:rsidR="004F196A" w:rsidRPr="10371CCE" w:rsidDel="346BD727">
            <w:rPr>
              <w:color w:val="000000" w:themeColor="text1"/>
            </w:rPr>
            <w:delText xml:space="preserve">ks </w:delText>
          </w:r>
        </w:del>
      </w:ins>
      <w:ins w:id="208" w:author="jvicentedemi@gmail.com" w:date="2026-03-08T18:50:00Z" w16du:dateUtc="2026-03-08T18:50:17Z">
        <w:del w:id="209" w:author="markus.molis@uit.no" w:date="2026-03-20T08:06:00Z" w16du:dateUtc="2026-03-20T08:06:16Z">
          <w:r w:rsidR="004F196A" w:rsidRPr="10371CCE" w:rsidDel="497FE198">
            <w:rPr>
              <w:color w:val="000000" w:themeColor="text1"/>
            </w:rPr>
            <w:delText>th</w:delText>
          </w:r>
        </w:del>
        <w:del w:id="210" w:author="markus.molis@uit.no" w:date="2026-03-20T08:05:00Z" w16du:dateUtc="2026-03-20T08:05:52Z">
          <w:r w:rsidR="004F196A" w:rsidRPr="10371CCE" w:rsidDel="497FE198">
            <w:rPr>
              <w:color w:val="000000" w:themeColor="text1"/>
            </w:rPr>
            <w:delText xml:space="preserve">at had been </w:delText>
          </w:r>
        </w:del>
      </w:ins>
      <w:ins w:id="211" w:author="jvicentedemi@gmail.com" w:date="2026-03-08T18:49:00Z" w16du:dateUtc="2026-03-08T18:49:59Z">
        <w:del w:id="212" w:author="markus.molis@uit.no" w:date="2026-03-20T08:05:00Z" w16du:dateUtc="2026-03-20T08:05:52Z">
          <w:r w:rsidR="004F196A" w:rsidRPr="10371CCE" w:rsidDel="346BD727">
            <w:rPr>
              <w:color w:val="000000" w:themeColor="text1"/>
            </w:rPr>
            <w:delText xml:space="preserve">recently submerged </w:delText>
          </w:r>
        </w:del>
      </w:ins>
      <w:ins w:id="213" w:author="jvicentedemi@gmail.com" w:date="2026-03-08T18:50:00Z" w16du:dateUtc="2026-03-08T18:50:24Z">
        <w:del w:id="214" w:author="markus.molis@uit.no" w:date="2026-03-20T08:05:00Z" w16du:dateUtc="2026-03-20T08:05:52Z">
          <w:r w:rsidR="004F196A" w:rsidRPr="10371CCE" w:rsidDel="02C7AEE1">
            <w:rPr>
              <w:color w:val="000000" w:themeColor="text1"/>
            </w:rPr>
            <w:delText>in the water</w:delText>
          </w:r>
        </w:del>
      </w:ins>
      <w:ins w:id="215" w:author="jvicentedemi@gmail.com" w:date="2026-03-08T18:55:00Z" w16du:dateUtc="2026-03-08T18:55:52Z">
        <w:r w:rsidR="02B775B5" w:rsidRPr="10371CCE">
          <w:rPr>
            <w:color w:val="000000" w:themeColor="text1"/>
          </w:rPr>
          <w:t>. Amphipods were</w:t>
        </w:r>
        <w:del w:id="216" w:author="markus.molis@uit.no" w:date="2026-03-20T08:07:00Z" w16du:dateUtc="2026-03-20T08:07:58Z">
          <w:r w:rsidR="004F196A" w:rsidRPr="10371CCE" w:rsidDel="02B775B5">
            <w:rPr>
              <w:color w:val="000000" w:themeColor="text1"/>
            </w:rPr>
            <w:delText xml:space="preserve"> stored in a sample container full of seawater for</w:delText>
          </w:r>
        </w:del>
        <w:r w:rsidR="02B775B5" w:rsidRPr="10371CCE">
          <w:rPr>
            <w:color w:val="000000" w:themeColor="text1"/>
          </w:rPr>
          <w:t xml:space="preserve"> transport</w:t>
        </w:r>
      </w:ins>
      <w:ins w:id="217" w:author="markus.molis@uit.no" w:date="2026-03-20T08:09:00Z" w16du:dateUtc="2026-03-20T08:09:50Z">
        <w:r w:rsidR="1FF9DC90" w:rsidRPr="10371CCE">
          <w:rPr>
            <w:color w:val="000000" w:themeColor="text1"/>
          </w:rPr>
          <w:t xml:space="preserve">ed </w:t>
        </w:r>
      </w:ins>
      <w:ins w:id="218" w:author="markus.molis@uit.no" w:date="2026-03-20T08:08:00Z" w16du:dateUtc="2026-03-20T08:08:17Z">
        <w:r w:rsidR="55B06ACC" w:rsidRPr="10371CCE">
          <w:rPr>
            <w:color w:val="000000" w:themeColor="text1"/>
          </w:rPr>
          <w:t>within 1 h</w:t>
        </w:r>
      </w:ins>
      <w:ins w:id="219" w:author="jvicentedemi@gmail.com" w:date="2026-03-08T18:56:00Z" w16du:dateUtc="2026-03-08T18:56:57Z">
        <w:r w:rsidR="02B775B5" w:rsidRPr="10371CCE">
          <w:rPr>
            <w:color w:val="000000" w:themeColor="text1"/>
          </w:rPr>
          <w:t xml:space="preserve"> to </w:t>
        </w:r>
        <w:del w:id="220" w:author="markus.molis@uit.no" w:date="2026-03-20T08:09:00Z" w16du:dateUtc="2026-03-20T08:09:25Z">
          <w:r w:rsidR="004F196A" w:rsidRPr="10371CCE" w:rsidDel="02B775B5">
            <w:rPr>
              <w:color w:val="000000" w:themeColor="text1"/>
            </w:rPr>
            <w:delText xml:space="preserve">the </w:delText>
          </w:r>
        </w:del>
      </w:ins>
      <w:ins w:id="221" w:author="markus.molis@uit.no" w:date="2026-03-20T08:09:00Z" w16du:dateUtc="2026-03-20T08:09:27Z">
        <w:r w:rsidR="5EEA81F2" w:rsidRPr="10371CCE">
          <w:rPr>
            <w:color w:val="000000" w:themeColor="text1"/>
          </w:rPr>
          <w:t xml:space="preserve">UiT </w:t>
        </w:r>
      </w:ins>
      <w:ins w:id="222" w:author="jvicentedemi@gmail.com" w:date="2026-03-08T18:56:00Z" w16du:dateUtc="2026-03-08T18:56:57Z">
        <w:r w:rsidR="02B775B5" w:rsidRPr="10371CCE">
          <w:rPr>
            <w:color w:val="000000" w:themeColor="text1"/>
          </w:rPr>
          <w:t>facilities</w:t>
        </w:r>
      </w:ins>
      <w:ins w:id="223" w:author="markus.molis@uit.no" w:date="2026-03-20T08:11:00Z" w16du:dateUtc="2026-03-20T08:11:59Z">
        <w:r w:rsidR="4C6785A6" w:rsidRPr="10371CCE">
          <w:rPr>
            <w:color w:val="000000" w:themeColor="text1"/>
          </w:rPr>
          <w:t xml:space="preserve">, where they were </w:t>
        </w:r>
      </w:ins>
      <w:ins w:id="224" w:author="markus.molis@uit.no" w:date="2026-03-20T08:12:00Z" w16du:dateUtc="2026-03-20T08:12:41Z">
        <w:r w:rsidR="4C6785A6" w:rsidRPr="10371CCE">
          <w:rPr>
            <w:color w:val="000000" w:themeColor="text1"/>
          </w:rPr>
          <w:t xml:space="preserve">kept in 8 L aquaria in flow-through until the start of feeding assays. </w:t>
        </w:r>
      </w:ins>
      <w:ins w:id="225" w:author="jvicentedemi@gmail.com" w:date="2026-03-08T18:56:00Z" w16du:dateUtc="2026-03-08T18:56:57Z">
        <w:del w:id="226" w:author="markus.molis@uit.no" w:date="2026-03-20T08:09:00Z" w16du:dateUtc="2026-03-20T08:09:32Z">
          <w:r w:rsidR="004F196A" w:rsidRPr="10371CCE" w:rsidDel="02B775B5">
            <w:rPr>
              <w:color w:val="000000" w:themeColor="text1"/>
            </w:rPr>
            <w:delText xml:space="preserve"> </w:delText>
          </w:r>
          <w:r w:rsidR="004F196A" w:rsidDel="02B775B5">
            <w:delText>at the Arctic University of Norway</w:delText>
          </w:r>
        </w:del>
      </w:ins>
      <w:ins w:id="227" w:author="jvicentedemi@gmail.com" w:date="2026-03-08T18:57:00Z" w16du:dateUtc="2026-03-08T18:57:33Z">
        <w:del w:id="228" w:author="markus.molis@uit.no" w:date="2026-03-20T08:12:00Z" w16du:dateUtc="2026-03-20T08:12:48Z">
          <w:r w:rsidR="004F196A" w:rsidDel="26881FDB">
            <w:delText>. T</w:delText>
          </w:r>
        </w:del>
      </w:ins>
      <w:ins w:id="229" w:author="jvicentedemi@gmail.com" w:date="2026-03-08T18:56:00Z" w16du:dateUtc="2026-03-08T18:56:57Z">
        <w:del w:id="230" w:author="markus.molis@uit.no" w:date="2026-03-20T08:12:00Z" w16du:dateUtc="2026-03-20T08:12:48Z">
          <w:r w:rsidR="004F196A" w:rsidDel="26881FDB">
            <w:delText xml:space="preserve">here they were transferred to </w:delText>
          </w:r>
        </w:del>
      </w:ins>
      <w:ins w:id="231" w:author="jvicentedemi@gmail.com" w:date="2026-03-08T18:57:00Z" w16du:dateUtc="2026-03-08T18:57:47Z">
        <w:del w:id="232" w:author="markus.molis@uit.no" w:date="2026-03-20T08:12:00Z" w16du:dateUtc="2026-03-20T08:12:48Z">
          <w:r w:rsidR="004F196A" w:rsidDel="26881FDB">
            <w:delText>arenas containing nets to provide an attachment surface</w:delText>
          </w:r>
        </w:del>
      </w:ins>
      <w:ins w:id="233" w:author="jvicentedemi@gmail.com" w:date="2026-03-08T18:59:00Z" w16du:dateUtc="2026-03-08T18:59:17Z">
        <w:del w:id="234" w:author="markus.molis@uit.no" w:date="2026-03-20T08:12:00Z" w16du:dateUtc="2026-03-20T08:12:48Z">
          <w:r w:rsidR="004F196A" w:rsidDel="40BE29EF">
            <w:delText xml:space="preserve"> for the individuals</w:delText>
          </w:r>
        </w:del>
      </w:ins>
      <w:del w:id="235" w:author="markus.molis@uit.no" w:date="2026-03-20T08:12:00Z" w16du:dateUtc="2026-03-20T08:12:48Z">
        <w:r w:rsidR="004F196A" w:rsidDel="004F196A">
          <w:delText>…</w:delText>
        </w:r>
      </w:del>
      <w:commentRangeEnd w:id="160"/>
      <w:r w:rsidR="004F196A">
        <w:rPr>
          <w:rStyle w:val="CommentReference"/>
          <w:sz w:val="24"/>
          <w:szCs w:val="24"/>
        </w:rPr>
        <w:commentReference w:id="160"/>
      </w:r>
      <w:commentRangeEnd w:id="161"/>
      <w:r w:rsidR="004F196A">
        <w:rPr>
          <w:rStyle w:val="CommentReference"/>
          <w:sz w:val="24"/>
          <w:szCs w:val="24"/>
        </w:rPr>
        <w:commentReference w:id="161"/>
      </w:r>
      <w:del w:id="236" w:author="markus.molis@uit.no" w:date="2026-03-20T08:12:00Z" w16du:dateUtc="2026-03-20T08:12:48Z">
        <w:r w:rsidR="004F196A" w:rsidDel="004F196A">
          <w:delText xml:space="preserve"> . </w:delText>
        </w:r>
      </w:del>
      <w:r w:rsidR="004F196A">
        <w:t xml:space="preserve">For choice </w:t>
      </w:r>
      <w:ins w:id="237" w:author="markus.molis@uit.no" w:date="2026-03-20T08:43:00Z" w16du:dateUtc="2026-03-20T08:43:55Z">
        <w:r w:rsidR="6E44D8B1">
          <w:t xml:space="preserve">feeding </w:t>
        </w:r>
      </w:ins>
      <w:r w:rsidR="004F196A">
        <w:t>assays with reconstituted food, 15 and two additional amphipods were collected on 14</w:t>
      </w:r>
      <w:del w:id="238" w:author="markus.molis@uit.no" w:date="2026-03-20T08:44:00Z" w16du:dateUtc="2026-03-20T08:44:29Z">
        <w:r w:rsidR="004F196A" w:rsidRPr="10371CCE" w:rsidDel="004F196A">
          <w:rPr>
            <w:vertAlign w:val="superscript"/>
          </w:rPr>
          <w:delText>th</w:delText>
        </w:r>
      </w:del>
      <w:r w:rsidR="004F196A">
        <w:t xml:space="preserve"> October and 3</w:t>
      </w:r>
      <w:del w:id="239" w:author="markus.molis@uit.no" w:date="2026-03-20T08:44:00Z" w16du:dateUtc="2026-03-20T08:44:31Z">
        <w:r w:rsidR="004F196A" w:rsidRPr="10371CCE" w:rsidDel="004F196A">
          <w:rPr>
            <w:vertAlign w:val="superscript"/>
          </w:rPr>
          <w:delText>rd</w:delText>
        </w:r>
      </w:del>
      <w:r w:rsidR="004F196A">
        <w:t xml:space="preserve"> December 2024</w:t>
      </w:r>
      <w:ins w:id="240" w:author="markus.molis@uit.no" w:date="2026-03-20T08:44:00Z" w16du:dateUtc="2026-03-20T08:44:45Z">
        <w:r w:rsidR="4A84AE5C">
          <w:t>,</w:t>
        </w:r>
      </w:ins>
      <w:r w:rsidR="004F196A">
        <w:t xml:space="preserve"> respectively. Amphipods were </w:t>
      </w:r>
      <w:del w:id="241" w:author="markus.molis@uit.no" w:date="2026-03-20T08:50:00Z" w16du:dateUtc="2026-03-20T08:50:37Z">
        <w:r w:rsidR="004F196A" w:rsidDel="004F196A">
          <w:delText xml:space="preserve">transferred </w:delText>
        </w:r>
      </w:del>
      <w:ins w:id="242" w:author="markus.molis@uit.no" w:date="2026-03-20T08:50:00Z" w16du:dateUtc="2026-03-20T08:50:59Z">
        <w:r w:rsidR="4BEEDB42">
          <w:t xml:space="preserve">transported within 1 h of </w:t>
        </w:r>
      </w:ins>
      <w:ins w:id="243" w:author="markus.molis@uit.no" w:date="2026-03-20T08:52:00Z" w16du:dateUtc="2026-03-20T08:52:20Z">
        <w:r w:rsidR="3E2B8C14">
          <w:t>c</w:t>
        </w:r>
      </w:ins>
      <w:ins w:id="244" w:author="markus.molis@uit.no" w:date="2026-03-20T08:50:00Z" w16du:dateUtc="2026-03-20T08:50:59Z">
        <w:r w:rsidR="4BEEDB42">
          <w:t>ollection to UiT facilities, where th</w:t>
        </w:r>
      </w:ins>
      <w:ins w:id="245" w:author="markus.molis@uit.no" w:date="2026-03-20T08:51:00Z" w16du:dateUtc="2026-03-20T08:51:02Z">
        <w:r w:rsidR="4BEEDB42">
          <w:t xml:space="preserve">ey were kept </w:t>
        </w:r>
      </w:ins>
      <w:del w:id="246" w:author="markus.molis@uit.no" w:date="2026-03-20T08:51:00Z" w16du:dateUtc="2026-03-20T08:51:04Z">
        <w:r w:rsidR="004F196A" w:rsidDel="004F196A">
          <w:delText xml:space="preserve">to … </w:delText>
        </w:r>
      </w:del>
      <w:r w:rsidR="004F196A">
        <w:t xml:space="preserve">in a controlled-temperature room </w:t>
      </w:r>
      <w:ins w:id="247" w:author="markus.molis@uit.no" w:date="2026-03-20T08:52:00Z" w16du:dateUtc="2026-03-20T08:52:43Z">
        <w:r w:rsidR="0D9EBB16">
          <w:t>at 16 – 18 °C for 2 d</w:t>
        </w:r>
      </w:ins>
      <w:del w:id="248" w:author="markus.molis@uit.no" w:date="2026-03-20T08:52:00Z" w16du:dateUtc="2026-03-20T08:52:45Z">
        <w:r w:rsidR="004F196A" w:rsidDel="004F196A">
          <w:delText>and sta</w:delText>
        </w:r>
      </w:del>
      <w:del w:id="249" w:author="markus.molis@uit.no" w:date="2026-03-20T08:53:00Z" w16du:dateUtc="2026-03-20T08:53:04Z">
        <w:r w:rsidR="004F196A" w:rsidDel="004F196A">
          <w:delText>rved</w:delText>
        </w:r>
      </w:del>
      <w:del w:id="250" w:author="markus.molis@uit.no" w:date="2026-03-20T08:47:00Z" w16du:dateUtc="2026-03-20T08:47:06Z">
        <w:r w:rsidR="004F196A" w:rsidDel="004F196A">
          <w:delText xml:space="preserve"> </w:delText>
        </w:r>
      </w:del>
      <w:ins w:id="251" w:author="markus.molis@uit.no" w:date="2026-03-20T08:53:00Z" w16du:dateUtc="2026-03-20T08:53:05Z">
        <w:r w:rsidR="2226F0DE">
          <w:t xml:space="preserve">without food </w:t>
        </w:r>
      </w:ins>
      <w:del w:id="252" w:author="markus.molis@uit.no" w:date="2026-03-20T08:47:00Z" w16du:dateUtc="2026-03-20T08:47:06Z">
        <w:r w:rsidR="004F196A" w:rsidDel="004F196A">
          <w:delText>until the</w:delText>
        </w:r>
      </w:del>
      <w:ins w:id="253" w:author="markus.molis@uit.no" w:date="2026-03-20T08:47:00Z" w16du:dateUtc="2026-03-20T08:47:11Z">
        <w:r w:rsidR="70AEDE07">
          <w:t>prior to the</w:t>
        </w:r>
      </w:ins>
      <w:r w:rsidR="004F196A">
        <w:t xml:space="preserve"> start of </w:t>
      </w:r>
      <w:del w:id="254" w:author="markus.molis@uit.no" w:date="2026-03-20T08:47:00Z" w16du:dateUtc="2026-03-20T08:47:19Z">
        <w:r w:rsidR="004F196A" w:rsidDel="004F196A">
          <w:delText>the experiments</w:delText>
        </w:r>
      </w:del>
      <w:ins w:id="255" w:author="markus.molis@uit.no" w:date="2026-03-20T08:47:00Z" w16du:dateUtc="2026-03-20T08:47:22Z">
        <w:r w:rsidR="3B05BB18">
          <w:t>feeding assays</w:t>
        </w:r>
      </w:ins>
      <w:r w:rsidR="004F196A">
        <w:t>.</w:t>
      </w:r>
    </w:p>
    <w:p w14:paraId="50ED2A51" w14:textId="77777777" w:rsidR="004F196A" w:rsidRPr="00F95AE9" w:rsidRDefault="004F196A" w:rsidP="004F196A">
      <w:pPr>
        <w:rPr>
          <w:b/>
          <w:bCs/>
        </w:rPr>
      </w:pPr>
    </w:p>
    <w:p w14:paraId="357D5119" w14:textId="77777777" w:rsidR="004F196A" w:rsidRPr="00FF24D1" w:rsidRDefault="004F196A"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Defecation experiments</w:t>
      </w:r>
    </w:p>
    <w:p w14:paraId="239D0699" w14:textId="1DD8B8C6" w:rsidR="004F196A" w:rsidRDefault="004F196A" w:rsidP="0C28DABA">
      <w:pPr>
        <w:shd w:val="clear" w:color="auto" w:fill="FFFFFF" w:themeFill="background1"/>
      </w:pPr>
      <w:r>
        <w:t xml:space="preserve">Urchin </w:t>
      </w:r>
      <w:ins w:id="256" w:author="kfilbeedexter@gmail.com" w:date="2026-03-12T05:58:00Z" w16du:dateUtc="2026-03-12T05:58:38Z">
        <w:r w:rsidR="65245BBD">
          <w:t xml:space="preserve">transformation of kelp carbon was quantified in urchin </w:t>
        </w:r>
      </w:ins>
      <w:r>
        <w:t xml:space="preserve">grazing experiments </w:t>
      </w:r>
      <w:ins w:id="257" w:author="kfilbeedexter@gmail.com" w:date="2026-03-12T05:58:00Z" w16du:dateUtc="2026-03-12T05:58:45Z">
        <w:r w:rsidR="54DD30C7">
          <w:t xml:space="preserve">which </w:t>
        </w:r>
      </w:ins>
      <w:r>
        <w:t>were started on 13</w:t>
      </w:r>
      <w:r w:rsidRPr="10371CCE">
        <w:rPr>
          <w:vertAlign w:val="superscript"/>
        </w:rPr>
        <w:t>th</w:t>
      </w:r>
      <w:r>
        <w:t xml:space="preserve"> May 2024 (spring), 9</w:t>
      </w:r>
      <w:r w:rsidRPr="10371CCE">
        <w:rPr>
          <w:vertAlign w:val="superscript"/>
        </w:rPr>
        <w:t>th</w:t>
      </w:r>
      <w:r>
        <w:t xml:space="preserve"> August 2024 (summer) and 14</w:t>
      </w:r>
      <w:r w:rsidRPr="10371CCE">
        <w:rPr>
          <w:vertAlign w:val="superscript"/>
        </w:rPr>
        <w:t>th</w:t>
      </w:r>
      <w:r>
        <w:t xml:space="preserve"> September 2023 (autumn). Groups of five urchins were placed in 15 clean </w:t>
      </w:r>
      <w:commentRangeStart w:id="258"/>
      <w:commentRangeStart w:id="259"/>
      <w:r>
        <w:t xml:space="preserve">flow-through tanks </w:t>
      </w:r>
      <w:ins w:id="260" w:author="markus.molis@uit.no" w:date="2026-03-20T08:54:00Z" w16du:dateUtc="2026-03-20T08:54:58Z">
        <w:r w:rsidR="2B9C3BA7">
          <w:t>(8 L)</w:t>
        </w:r>
      </w:ins>
      <w:ins w:id="261" w:author="markus.molis@uit.no" w:date="2026-03-20T08:55:00Z" w16du:dateUtc="2026-03-20T08:55:00Z">
        <w:r w:rsidR="2B9C3BA7">
          <w:t xml:space="preserve"> </w:t>
        </w:r>
      </w:ins>
      <w:commentRangeEnd w:id="258"/>
      <w:r>
        <w:rPr>
          <w:rStyle w:val="CommentReference"/>
          <w:sz w:val="24"/>
          <w:szCs w:val="24"/>
        </w:rPr>
        <w:commentReference w:id="258"/>
      </w:r>
      <w:commentRangeEnd w:id="259"/>
      <w:r>
        <w:rPr>
          <w:rStyle w:val="CommentReference"/>
          <w:sz w:val="24"/>
          <w:szCs w:val="24"/>
        </w:rPr>
        <w:commentReference w:id="259"/>
      </w:r>
      <w:r>
        <w:t xml:space="preserve">equipped with clear lids and a mesh at the outflow. Each urchin tank was paired with a control tank without urchins, either directly adjacent (spring and summer) or in the row above (autumn). The lamina was cut off each of 15 </w:t>
      </w:r>
      <w:r w:rsidRPr="10371CCE">
        <w:rPr>
          <w:i/>
          <w:iCs/>
        </w:rPr>
        <w:t>L. hyperborea</w:t>
      </w:r>
      <w:r>
        <w:t xml:space="preserve"> sporophytes above the meristem, trimmed at the eroding distal end and approximately equally divided between pairs of urchin and control tanks. In the autumn experiment we also included an artificial grazing treatment that mimicked surficial grazing by </w:t>
      </w:r>
      <w:commentRangeStart w:id="262"/>
      <w:commentRangeStart w:id="263"/>
      <w:r>
        <w:t>mechanical excavat</w:t>
      </w:r>
      <w:commentRangeEnd w:id="262"/>
      <w:r>
        <w:rPr>
          <w:rStyle w:val="CommentReference"/>
          <w:sz w:val="24"/>
          <w:szCs w:val="24"/>
        </w:rPr>
        <w:commentReference w:id="262"/>
      </w:r>
      <w:commentRangeEnd w:id="263"/>
      <w:r>
        <w:rPr>
          <w:rStyle w:val="CommentReference"/>
          <w:sz w:val="24"/>
          <w:szCs w:val="24"/>
        </w:rPr>
        <w:commentReference w:id="263"/>
      </w:r>
      <w:r>
        <w:t>ion of 2 × 5 cm in five random patches of each lamina subsample using a carbon steel holepunch tool (Supatool, Kincrome, Melbourne, Australia). In this case each lamina was divided across three tanks.</w:t>
      </w:r>
    </w:p>
    <w:p w14:paraId="5A12DF3E" w14:textId="77777777" w:rsidR="004F196A" w:rsidRDefault="004F196A" w:rsidP="004F196A">
      <w:pPr>
        <w:shd w:val="clear" w:color="auto" w:fill="FFFFFF"/>
      </w:pPr>
    </w:p>
    <w:p w14:paraId="210B2830" w14:textId="441EE8E8" w:rsidR="004F196A" w:rsidRDefault="004F196A" w:rsidP="0C28DABA">
      <w:pPr>
        <w:shd w:val="clear" w:color="auto" w:fill="FFFFFF" w:themeFill="background1"/>
      </w:pPr>
      <w:r>
        <w:t xml:space="preserve">Each tank </w:t>
      </w:r>
      <w:r w:rsidRPr="006C44E8">
        <w:t>was supplied with its own source of ambient seawater from</w:t>
      </w:r>
      <w:r>
        <w:t xml:space="preserve"> </w:t>
      </w:r>
      <w:r w:rsidRPr="006C44E8">
        <w:rPr>
          <w:color w:val="1F1F1F"/>
          <w:shd w:val="clear" w:color="auto" w:fill="FFFFFF"/>
        </w:rPr>
        <w:t xml:space="preserve">Tromsøysundet </w:t>
      </w:r>
      <w:r w:rsidRPr="006C44E8">
        <w:t>and a 12</w:t>
      </w:r>
      <w:r>
        <w:t>-12-h light-dark cycle from a daylight-white LED strip (310 lm m</w:t>
      </w:r>
      <w:r w:rsidRPr="00F730FD">
        <w:rPr>
          <w:vertAlign w:val="superscript"/>
        </w:rPr>
        <w:t>−2</w:t>
      </w:r>
      <w:r>
        <w:t xml:space="preserve">, SimpLED, Paulmann Licht, Springe, Germany). Seawater temperature was measured every 30 min (UA-002-64, HOBO Data Loggers, Bourne, USA) and was found to be consistent across treatments in each season. </w:t>
      </w:r>
      <w:commentRangeStart w:id="264"/>
      <w:commentRangeStart w:id="265"/>
      <w:commentRangeStart w:id="266"/>
      <w:r>
        <w:t xml:space="preserve">In autumn, temperature was </w:t>
      </w:r>
      <w:r w:rsidRPr="00A71A4B">
        <w:t>15 ± 0.74</w:t>
      </w:r>
      <w:r>
        <w:t xml:space="preserve"> °C</w:t>
      </w:r>
      <w:r w:rsidRPr="00A71A4B">
        <w:t xml:space="preserve"> </w:t>
      </w:r>
      <w:r>
        <w:t>(mean ± standard deviation, n =</w:t>
      </w:r>
      <w:r w:rsidRPr="00A71A4B">
        <w:t xml:space="preserve"> 3918</w:t>
      </w:r>
      <w:r>
        <w:t xml:space="preserve">), </w:t>
      </w:r>
      <w:r>
        <w:lastRenderedPageBreak/>
        <w:t xml:space="preserve">declining in accordance with the season from </w:t>
      </w:r>
      <w:r w:rsidRPr="00A678C3">
        <w:t>15.5 ± 0.31</w:t>
      </w:r>
      <w:r>
        <w:t xml:space="preserve"> °C</w:t>
      </w:r>
      <w:r w:rsidRPr="00A678C3">
        <w:t xml:space="preserve"> </w:t>
      </w:r>
      <w:r>
        <w:t xml:space="preserve">(n = </w:t>
      </w:r>
      <w:r w:rsidRPr="00A678C3">
        <w:t>2556</w:t>
      </w:r>
      <w:r>
        <w:t xml:space="preserve">) in the first half of the experiment to </w:t>
      </w:r>
      <w:r w:rsidRPr="00A678C3">
        <w:t>14 ± 0.2</w:t>
      </w:r>
      <w:r>
        <w:t xml:space="preserve"> °C</w:t>
      </w:r>
      <w:r w:rsidRPr="00A678C3">
        <w:t xml:space="preserve"> </w:t>
      </w:r>
      <w:r>
        <w:t xml:space="preserve">(n = </w:t>
      </w:r>
      <w:r w:rsidRPr="00A678C3">
        <w:t>1362</w:t>
      </w:r>
      <w:r>
        <w:t>) in the second half</w:t>
      </w:r>
      <w:commentRangeEnd w:id="264"/>
      <w:r>
        <w:rPr>
          <w:rStyle w:val="CommentReference"/>
          <w:sz w:val="24"/>
          <w:szCs w:val="24"/>
        </w:rPr>
        <w:commentReference w:id="264"/>
      </w:r>
      <w:commentRangeEnd w:id="265"/>
      <w:r>
        <w:rPr>
          <w:rStyle w:val="CommentReference"/>
          <w:sz w:val="24"/>
          <w:szCs w:val="24"/>
        </w:rPr>
        <w:commentReference w:id="265"/>
      </w:r>
      <w:commentRangeEnd w:id="266"/>
      <w:r>
        <w:rPr>
          <w:rStyle w:val="CommentReference"/>
          <w:sz w:val="24"/>
          <w:szCs w:val="24"/>
        </w:rPr>
        <w:commentReference w:id="266"/>
      </w:r>
      <w:r>
        <w:t>. Photosynthetically active radiation was repeatedly measured underwater with a spherical sensor (</w:t>
      </w:r>
      <w:commentRangeStart w:id="267"/>
      <w:commentRangeStart w:id="268"/>
      <w:commentRangeStart w:id="269"/>
      <w:r>
        <w:t>LI-193 with LI-1500, LI-COR, Lincoln, USA</w:t>
      </w:r>
      <w:commentRangeEnd w:id="267"/>
      <w:r>
        <w:rPr>
          <w:rStyle w:val="CommentReference"/>
          <w:sz w:val="24"/>
          <w:szCs w:val="24"/>
        </w:rPr>
        <w:commentReference w:id="267"/>
      </w:r>
      <w:commentRangeEnd w:id="268"/>
      <w:r>
        <w:rPr>
          <w:rStyle w:val="CommentReference"/>
          <w:sz w:val="24"/>
          <w:szCs w:val="24"/>
        </w:rPr>
        <w:commentReference w:id="268"/>
      </w:r>
      <w:commentRangeEnd w:id="269"/>
      <w:r>
        <w:rPr>
          <w:rStyle w:val="CommentReference"/>
          <w:sz w:val="24"/>
          <w:szCs w:val="24"/>
        </w:rPr>
        <w:commentReference w:id="269"/>
      </w:r>
      <w:r>
        <w:t xml:space="preserve">) and was found to be </w:t>
      </w:r>
      <w:r w:rsidRPr="00B2068C">
        <w:t>9.5 ± 1.2</w:t>
      </w:r>
      <w:r>
        <w:t xml:space="preserve"> µmol photons m</w:t>
      </w:r>
      <w:r w:rsidRPr="00B2068C">
        <w:rPr>
          <w:vertAlign w:val="superscript"/>
        </w:rPr>
        <w:t>−2</w:t>
      </w:r>
      <w:r>
        <w:t xml:space="preserve"> s</w:t>
      </w:r>
      <w:r w:rsidRPr="00B2068C">
        <w:rPr>
          <w:vertAlign w:val="superscript"/>
        </w:rPr>
        <w:t>−1</w:t>
      </w:r>
      <w:r w:rsidRPr="00B2068C">
        <w:t xml:space="preserve"> </w:t>
      </w:r>
      <w:r>
        <w:t>(n =</w:t>
      </w:r>
      <w:r w:rsidRPr="00B2068C">
        <w:t xml:space="preserve"> 480</w:t>
      </w:r>
      <w:r>
        <w:t>), varying minimally across seasons, tanks and experimental durations. Seawater had a salinity of 33–34</w:t>
      </w:r>
      <w:r w:rsidRPr="00D47B94">
        <w:t>‰</w:t>
      </w:r>
      <w:r>
        <w:t xml:space="preserve"> as determined by refractometry. Urchins were individually weighed (d = 1 mg, BP 310 S, Sartorius, Göttingen, Germany) and sized by measuring their test diameter using a digital calliper (</w:t>
      </w:r>
      <w:r w:rsidR="234798BE">
        <w:t>MarCal 16 EWRi, Mahr</w:t>
      </w:r>
      <w:r w:rsidR="008B5EB3">
        <w:t xml:space="preserve">, </w:t>
      </w:r>
      <w:r w:rsidR="008B5EB3">
        <w:t>Göttingen</w:t>
      </w:r>
      <w:r w:rsidR="234798BE">
        <w:t>, Germany</w:t>
      </w:r>
      <w:r>
        <w:t xml:space="preserve">). The experimental animals had masses of </w:t>
      </w:r>
      <w:r w:rsidRPr="00100DE0">
        <w:t>55 ± 7.6</w:t>
      </w:r>
      <w:r>
        <w:t xml:space="preserve">, </w:t>
      </w:r>
      <w:r w:rsidRPr="00100DE0">
        <w:t>54 ± 12</w:t>
      </w:r>
      <w:r>
        <w:t xml:space="preserve"> and </w:t>
      </w:r>
      <w:r w:rsidRPr="00100DE0">
        <w:t>38 ± 14</w:t>
      </w:r>
      <w:r>
        <w:t xml:space="preserve"> g and test diameters of </w:t>
      </w:r>
      <w:r w:rsidRPr="00100DE0">
        <w:t>52 ± 3.6</w:t>
      </w:r>
      <w:r>
        <w:t xml:space="preserve">, </w:t>
      </w:r>
      <w:r w:rsidRPr="00100DE0">
        <w:t>51 ± 4.4</w:t>
      </w:r>
      <w:r>
        <w:t xml:space="preserve"> and </w:t>
      </w:r>
      <w:r w:rsidRPr="00100DE0">
        <w:t>45 ± 6.2</w:t>
      </w:r>
      <w:r>
        <w:t xml:space="preserve"> mm (n = 75) respectively in spring, summer and winter (Figure S1a). </w:t>
      </w:r>
    </w:p>
    <w:p w14:paraId="44118B09" w14:textId="77777777" w:rsidR="004F196A" w:rsidRDefault="004F196A" w:rsidP="004F196A">
      <w:pPr>
        <w:shd w:val="clear" w:color="auto" w:fill="FFFFFF"/>
      </w:pPr>
    </w:p>
    <w:p w14:paraId="700FAAB0" w14:textId="77777777" w:rsidR="004F196A" w:rsidRDefault="004F196A" w:rsidP="0C28DABA">
      <w:pPr>
        <w:shd w:val="clear" w:color="auto" w:fill="FFFFFF" w:themeFill="background1"/>
      </w:pPr>
      <w:r>
        <w:t xml:space="preserve">Experiments were started by measuring the buoyant mass (d = 1 mg) of each lamina portion before placing it in a tank. After allowing the urchins to feed for </w:t>
      </w:r>
      <w:r w:rsidRPr="00CB5F72">
        <w:t>7.9</w:t>
      </w:r>
      <w:r>
        <w:t>–</w:t>
      </w:r>
      <w:r w:rsidRPr="00CB5F72">
        <w:t>9.7</w:t>
      </w:r>
      <w:r>
        <w:t xml:space="preserve"> (</w:t>
      </w:r>
      <w:r w:rsidRPr="00CB5F72">
        <w:t>9.5 ± 0.62</w:t>
      </w:r>
      <w:r>
        <w:t xml:space="preserve">) days in spring, </w:t>
      </w:r>
      <w:r w:rsidRPr="00CB5F72">
        <w:t>9.9</w:t>
      </w:r>
      <w:r>
        <w:t>–</w:t>
      </w:r>
      <w:r w:rsidRPr="00CB5F72">
        <w:t>12</w:t>
      </w:r>
      <w:r>
        <w:t xml:space="preserve"> (</w:t>
      </w:r>
      <w:r w:rsidRPr="00CB5F72">
        <w:t>11 ± 0.98</w:t>
      </w:r>
      <w:r>
        <w:t xml:space="preserve">) days in summer and </w:t>
      </w:r>
      <w:r w:rsidRPr="00CB5F72">
        <w:t>3.8</w:t>
      </w:r>
      <w:r>
        <w:t>–</w:t>
      </w:r>
      <w:r w:rsidRPr="00CB5F72">
        <w:t>12</w:t>
      </w:r>
      <w:r>
        <w:t xml:space="preserve"> (</w:t>
      </w:r>
      <w:r w:rsidRPr="00CB5F72">
        <w:t>7.7 ± 2.8</w:t>
      </w:r>
      <w:r>
        <w:t xml:space="preserve">) days in autumn, the urchins and remaining lamina were removed and reweighed. The urchin tanks were strained using an aquarium net with 1-mm mesh size to collect produced faeces, which were drained thoroughly and weighed in a tared container with </w:t>
      </w:r>
      <w:r w:rsidRPr="00FD573F">
        <w:t>seawater.</w:t>
      </w:r>
      <w:r w:rsidRPr="00FD573F">
        <w:rPr>
          <w:color w:val="000000"/>
        </w:rPr>
        <w:t xml:space="preserve"> Th</w:t>
      </w:r>
      <w:r>
        <w:rPr>
          <w:color w:val="000000"/>
        </w:rPr>
        <w:t>e</w:t>
      </w:r>
      <w:r w:rsidRPr="00FD573F">
        <w:rPr>
          <w:color w:val="000000"/>
        </w:rPr>
        <w:t xml:space="preserve"> </w:t>
      </w:r>
      <w:r>
        <w:rPr>
          <w:color w:val="000000"/>
        </w:rPr>
        <w:t xml:space="preserve">buoyant mass </w:t>
      </w:r>
      <w:r w:rsidRPr="00FD573F">
        <w:rPr>
          <w:color w:val="000000"/>
        </w:rPr>
        <w:t xml:space="preserve">method was found to be easiest because the net could be inverted into </w:t>
      </w:r>
      <w:r>
        <w:rPr>
          <w:color w:val="000000"/>
        </w:rPr>
        <w:t xml:space="preserve">the container with seawater and shaken to capture the mass of all faeces without adding water. </w:t>
      </w:r>
      <w:r>
        <w:t>L</w:t>
      </w:r>
      <w:r w:rsidRPr="00FD573F">
        <w:t>amin</w:t>
      </w:r>
      <w:r>
        <w:t xml:space="preserve">ae in the control and mechanical treatment tanks were also reweighed to determine autogenic growth and loss by mimicked grazing. </w:t>
      </w:r>
      <w:r>
        <w:rPr>
          <w:color w:val="000000"/>
        </w:rPr>
        <w:t xml:space="preserve">Fresh kelp and faeces were subsampled for the secondary consumer experiments and the remainder reweighed again. </w:t>
      </w:r>
      <w:r>
        <w:t xml:space="preserve">Urchins were released and remaining lamina and faecal material was bagged and </w:t>
      </w:r>
      <w:r w:rsidRPr="002039ED">
        <w:t>lyophilised</w:t>
      </w:r>
      <w:r>
        <w:t xml:space="preserve"> (FreeZone 2.5 L, Labconco, Kansas City, USA)</w:t>
      </w:r>
      <w:r w:rsidRPr="002039ED">
        <w:t xml:space="preserve">. </w:t>
      </w:r>
      <w:commentRangeStart w:id="270"/>
      <w:r w:rsidRPr="002039ED">
        <w:t xml:space="preserve">Once completely dry, the material was </w:t>
      </w:r>
      <w:r>
        <w:t xml:space="preserve">removed from </w:t>
      </w:r>
      <w:r w:rsidRPr="002039ED">
        <w:t>the bag and placed on a tared weighing boat to</w:t>
      </w:r>
      <w:commentRangeEnd w:id="270"/>
      <w:r w:rsidRPr="002039ED">
        <w:rPr>
          <w:rStyle w:val="CommentReference"/>
          <w:sz w:val="24"/>
          <w:szCs w:val="24"/>
        </w:rPr>
        <w:commentReference w:id="270"/>
      </w:r>
      <w:r w:rsidRPr="002039ED">
        <w:t xml:space="preserve"> measure dry mass (</w:t>
      </w:r>
      <w:r>
        <w:t xml:space="preserve">spring and summer: </w:t>
      </w:r>
      <w:commentRangeStart w:id="271"/>
      <w:commentRangeStart w:id="272"/>
      <w:commentRangeStart w:id="273"/>
      <w:r>
        <w:t>d = 1 mg</w:t>
      </w:r>
      <w:commentRangeEnd w:id="271"/>
      <w:r>
        <w:rPr>
          <w:rStyle w:val="CommentReference"/>
          <w:sz w:val="24"/>
          <w:szCs w:val="24"/>
        </w:rPr>
        <w:commentReference w:id="271"/>
      </w:r>
      <w:commentRangeEnd w:id="272"/>
      <w:r>
        <w:rPr>
          <w:rStyle w:val="CommentReference"/>
          <w:sz w:val="24"/>
          <w:szCs w:val="24"/>
        </w:rPr>
        <w:commentReference w:id="272"/>
      </w:r>
      <w:commentRangeEnd w:id="273"/>
      <w:r>
        <w:rPr>
          <w:rStyle w:val="CommentReference"/>
          <w:sz w:val="24"/>
          <w:szCs w:val="24"/>
        </w:rPr>
        <w:commentReference w:id="273"/>
      </w:r>
      <w:r>
        <w:t>, autumn:</w:t>
      </w:r>
      <w:r w:rsidRPr="002039ED">
        <w:t xml:space="preserve"> d = 0.1 mg, Pioneer Analytical, OHAUS, </w:t>
      </w:r>
      <w:r w:rsidRPr="002039ED">
        <w:rPr>
          <w:shd w:val="clear" w:color="auto" w:fill="FFFFFF"/>
        </w:rPr>
        <w:t>Parsippany</w:t>
      </w:r>
      <w:r w:rsidRPr="002039ED">
        <w:t xml:space="preserve">, USA). </w:t>
      </w:r>
      <w:r>
        <w:t>Dried kelp and faeces were saved for biochemical analyses and secondary feeding assays with reconstituted food.</w:t>
      </w:r>
    </w:p>
    <w:p w14:paraId="24141AA6" w14:textId="77777777" w:rsidR="004F196A" w:rsidRDefault="004F196A" w:rsidP="004F196A">
      <w:pPr>
        <w:shd w:val="clear" w:color="auto" w:fill="FFFFFF"/>
      </w:pPr>
    </w:p>
    <w:p w14:paraId="324F1DC2" w14:textId="77777777" w:rsidR="004F196A" w:rsidRPr="002039ED" w:rsidRDefault="004F196A" w:rsidP="004F196A">
      <w:pPr>
        <w:shd w:val="clear" w:color="auto" w:fill="FFFFFF"/>
      </w:pPr>
      <w:r w:rsidRPr="002039ED">
        <w:t>Consumption</w:t>
      </w:r>
      <w:r>
        <w:t xml:space="preserve"> (</w:t>
      </w:r>
      <w:r w:rsidRPr="009A1FE6">
        <w:rPr>
          <w:i/>
          <w:iCs/>
        </w:rPr>
        <w:t>C</w:t>
      </w:r>
      <w:r>
        <w:t>, g g</w:t>
      </w:r>
      <w:r w:rsidRPr="00F730FD">
        <w:rPr>
          <w:vertAlign w:val="superscript"/>
        </w:rPr>
        <w:t>−</w:t>
      </w:r>
      <w:r>
        <w:rPr>
          <w:vertAlign w:val="superscript"/>
        </w:rPr>
        <w:t>1</w:t>
      </w:r>
      <w:r>
        <w:t xml:space="preserve"> urchin day</w:t>
      </w:r>
      <w:r w:rsidRPr="00F730FD">
        <w:rPr>
          <w:vertAlign w:val="superscript"/>
        </w:rPr>
        <w:t>−</w:t>
      </w:r>
      <w:r>
        <w:rPr>
          <w:vertAlign w:val="superscript"/>
        </w:rPr>
        <w:t>1</w:t>
      </w:r>
      <w:r>
        <w:t>)</w:t>
      </w:r>
      <w:r w:rsidRPr="002039ED">
        <w:t>, i.e. ingestion, and defecation</w:t>
      </w:r>
      <w:r>
        <w:t xml:space="preserve"> (</w:t>
      </w:r>
      <w:r w:rsidRPr="009A1FE6">
        <w:rPr>
          <w:i/>
          <w:iCs/>
        </w:rPr>
        <w:t>D</w:t>
      </w:r>
      <w:r>
        <w:t>, g g</w:t>
      </w:r>
      <w:r w:rsidRPr="00F730FD">
        <w:rPr>
          <w:vertAlign w:val="superscript"/>
        </w:rPr>
        <w:t>−</w:t>
      </w:r>
      <w:r>
        <w:rPr>
          <w:vertAlign w:val="superscript"/>
        </w:rPr>
        <w:t>1</w:t>
      </w:r>
      <w:r>
        <w:t xml:space="preserve"> urchin day</w:t>
      </w:r>
      <w:r w:rsidRPr="00F730FD">
        <w:rPr>
          <w:vertAlign w:val="superscript"/>
        </w:rPr>
        <w:t>−</w:t>
      </w:r>
      <w:r>
        <w:rPr>
          <w:vertAlign w:val="superscript"/>
        </w:rPr>
        <w:t>1</w:t>
      </w:r>
      <w:r>
        <w:t>)</w:t>
      </w:r>
      <w:r w:rsidRPr="002039ED">
        <w:t>, i.e. egestion, were calculated as</w:t>
      </w:r>
    </w:p>
    <w:p w14:paraId="203571F2" w14:textId="77777777" w:rsidR="004F196A" w:rsidRDefault="004F196A" w:rsidP="004F196A">
      <w:pPr>
        <w:shd w:val="clear" w:color="auto" w:fill="FFFFFF"/>
      </w:pPr>
    </w:p>
    <w:p w14:paraId="3D611BEB" w14:textId="77777777" w:rsidR="004F196A" w:rsidRDefault="004F196A" w:rsidP="004F196A">
      <w:pPr>
        <w:tabs>
          <w:tab w:val="right" w:pos="9026"/>
        </w:tabs>
        <w:rPr>
          <w:rFonts w:eastAsiaTheme="minorEastAsia"/>
          <w:lang w:bidi="he-IL"/>
        </w:rPr>
      </w:pPr>
      <m:oMath>
        <m:r>
          <w:rPr>
            <w:rFonts w:ascii="Cambria Math" w:hAnsi="Cambria Math"/>
          </w:rPr>
          <m:t xml:space="preserve">C  </m:t>
        </m:r>
        <m:r>
          <w:rPr>
            <w:rFonts w:ascii="Cambria Math" w:hAnsi="Cambria Math"/>
            <w:lang w:bidi="he-IL"/>
          </w:rPr>
          <m:t>=</m:t>
        </m:r>
        <m:r>
          <m:rPr>
            <m:nor/>
          </m:rPr>
          <w:rPr>
            <w:lang w:bidi="he-IL"/>
          </w:rPr>
          <m:t xml:space="preserve"> </m:t>
        </m:r>
        <m:f>
          <m:fPr>
            <m:ctrlPr>
              <w:rPr>
                <w:rFonts w:ascii="Cambria Math" w:hAnsi="Cambria Math"/>
                <w:i/>
                <w:lang w:val="de-DE"/>
              </w:rPr>
            </m:ctrlPr>
          </m:fPr>
          <m:num>
            <m:r>
              <w:rPr>
                <w:rFonts w:ascii="Cambria Math" w:hAnsi="Cambria Math"/>
                <w:lang w:bidi="he-IL"/>
              </w:rPr>
              <m:t xml:space="preserve">( </m:t>
            </m:r>
            <m:sSub>
              <m:sSubPr>
                <m:ctrlPr>
                  <w:rPr>
                    <w:rFonts w:ascii="Cambria Math" w:hAnsi="Cambria Math"/>
                    <w:i/>
                    <w:lang w:val="de-DE"/>
                  </w:rPr>
                </m:ctrlPr>
              </m:sSubPr>
              <m:e>
                <m:r>
                  <w:rPr>
                    <w:rFonts w:ascii="Cambria Math" w:hAnsi="Cambria Math"/>
                    <w:lang w:bidi="he-IL"/>
                  </w:rPr>
                  <m:t>T</m:t>
                </m:r>
              </m:e>
              <m:sub>
                <m:r>
                  <w:rPr>
                    <w:rFonts w:ascii="Cambria Math" w:hAnsi="Cambria Math"/>
                    <w:lang w:bidi="he-IL"/>
                  </w:rPr>
                  <m:t>S</m:t>
                </m:r>
              </m:sub>
            </m:sSub>
            <m:r>
              <w:rPr>
                <w:rFonts w:ascii="Cambria Math" w:hAnsi="Cambria Math"/>
                <w:lang w:bidi="he-IL"/>
              </w:rPr>
              <m:t xml:space="preserve"> -</m:t>
            </m:r>
            <m:r>
              <m:rPr>
                <m:nor/>
              </m:rPr>
              <w:rPr>
                <w:lang w:bidi="he-IL"/>
              </w:rPr>
              <m:t xml:space="preserve"> </m:t>
            </m:r>
            <m:sSub>
              <m:sSubPr>
                <m:ctrlPr>
                  <w:rPr>
                    <w:rFonts w:ascii="Cambria Math" w:hAnsi="Cambria Math"/>
                    <w:i/>
                    <w:lang w:val="de-DE"/>
                  </w:rPr>
                </m:ctrlPr>
              </m:sSubPr>
              <m:e>
                <m:r>
                  <w:rPr>
                    <w:rFonts w:ascii="Cambria Math" w:hAnsi="Cambria Math"/>
                    <w:lang w:bidi="he-IL"/>
                  </w:rPr>
                  <m:t>T</m:t>
                </m:r>
              </m:e>
              <m:sub>
                <m:r>
                  <w:rPr>
                    <w:rFonts w:ascii="Cambria Math" w:hAnsi="Cambria Math"/>
                    <w:lang w:bidi="he-IL"/>
                  </w:rPr>
                  <m:t>E</m:t>
                </m:r>
              </m:sub>
            </m:sSub>
            <m:r>
              <w:rPr>
                <w:rFonts w:ascii="Cambria Math" w:hAnsi="Cambria Math"/>
                <w:lang w:bidi="he-IL"/>
              </w:rPr>
              <m:t>) - (</m:t>
            </m:r>
            <m:sSub>
              <m:sSubPr>
                <m:ctrlPr>
                  <w:rPr>
                    <w:rFonts w:ascii="Cambria Math" w:hAnsi="Cambria Math"/>
                    <w:i/>
                    <w:lang w:val="de-DE"/>
                  </w:rPr>
                </m:ctrlPr>
              </m:sSubPr>
              <m:e>
                <m:r>
                  <w:rPr>
                    <w:rFonts w:ascii="Cambria Math" w:hAnsi="Cambria Math"/>
                    <w:lang w:bidi="he-IL"/>
                  </w:rPr>
                  <m:t>A</m:t>
                </m:r>
              </m:e>
              <m:sub>
                <m:r>
                  <w:rPr>
                    <w:rFonts w:ascii="Cambria Math" w:hAnsi="Cambria Math"/>
                    <w:lang w:bidi="he-IL"/>
                  </w:rPr>
                  <m:t>S</m:t>
                </m:r>
              </m:sub>
            </m:sSub>
            <m:r>
              <w:rPr>
                <w:rFonts w:ascii="Cambria Math" w:hAnsi="Cambria Math"/>
                <w:lang w:bidi="he-IL"/>
              </w:rPr>
              <m:t xml:space="preserve"> -</m:t>
            </m:r>
            <m:r>
              <m:rPr>
                <m:nor/>
              </m:rPr>
              <w:rPr>
                <w:lang w:bidi="he-IL"/>
              </w:rPr>
              <m:t xml:space="preserve"> </m:t>
            </m:r>
            <m:sSub>
              <m:sSubPr>
                <m:ctrlPr>
                  <w:rPr>
                    <w:rFonts w:ascii="Cambria Math" w:hAnsi="Cambria Math"/>
                    <w:i/>
                    <w:lang w:val="de-DE"/>
                  </w:rPr>
                </m:ctrlPr>
              </m:sSubPr>
              <m:e>
                <m:r>
                  <w:rPr>
                    <w:rFonts w:ascii="Cambria Math" w:hAnsi="Cambria Math"/>
                    <w:lang w:bidi="he-IL"/>
                  </w:rPr>
                  <m:t>A</m:t>
                </m:r>
              </m:e>
              <m:sub>
                <m:r>
                  <w:rPr>
                    <w:rFonts w:ascii="Cambria Math" w:hAnsi="Cambria Math"/>
                    <w:lang w:bidi="he-IL"/>
                  </w:rPr>
                  <m:t>E</m:t>
                </m:r>
              </m:sub>
            </m:sSub>
            <m:r>
              <w:rPr>
                <w:rFonts w:ascii="Cambria Math" w:hAnsi="Cambria Math"/>
                <w:lang w:bidi="he-IL"/>
              </w:rPr>
              <m:t>)</m:t>
            </m:r>
          </m:num>
          <m:den>
            <m:r>
              <m:rPr>
                <m:sty m:val="p"/>
              </m:rPr>
              <w:rPr>
                <w:rFonts w:ascii="Cambria Math" w:hAnsi="Cambria Math"/>
                <w:lang w:bidi="he-IL"/>
              </w:rPr>
              <m:t>∆</m:t>
            </m:r>
            <m:r>
              <w:rPr>
                <w:rFonts w:ascii="Cambria Math" w:hAnsi="Cambria Math"/>
                <w:lang w:bidi="he-IL"/>
              </w:rPr>
              <m:t>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lang w:bidi="he-IL"/>
                      </w:rPr>
                      <m:t>U</m:t>
                    </m:r>
                  </m:e>
                  <m:sub>
                    <m:r>
                      <w:rPr>
                        <w:rFonts w:ascii="Cambria Math" w:hAnsi="Cambria Math"/>
                        <w:lang w:bidi="he-IL"/>
                      </w:rPr>
                      <m:t>S</m:t>
                    </m:r>
                  </m:sub>
                </m:sSub>
              </m:e>
            </m:nary>
          </m:den>
        </m:f>
      </m:oMath>
      <w:r w:rsidRPr="00124402">
        <w:rPr>
          <w:rFonts w:eastAsiaTheme="minorEastAsia"/>
          <w:lang w:bidi="he-IL"/>
        </w:rPr>
        <w:tab/>
        <w:t>(1)</w:t>
      </w:r>
    </w:p>
    <w:p w14:paraId="5178D964" w14:textId="77777777" w:rsidR="004F196A" w:rsidRDefault="004F196A" w:rsidP="004F196A">
      <w:pPr>
        <w:tabs>
          <w:tab w:val="right" w:pos="9026"/>
        </w:tabs>
        <w:rPr>
          <w:rFonts w:eastAsiaTheme="minorEastAsia"/>
          <w:lang w:bidi="he-IL"/>
        </w:rPr>
      </w:pPr>
    </w:p>
    <w:p w14:paraId="2438B50F" w14:textId="77777777" w:rsidR="004F196A" w:rsidRDefault="004F196A" w:rsidP="004F196A">
      <w:pPr>
        <w:tabs>
          <w:tab w:val="right" w:pos="9026"/>
        </w:tabs>
        <w:rPr>
          <w:rFonts w:eastAsiaTheme="minorEastAsia"/>
          <w:lang w:bidi="he-IL"/>
        </w:rPr>
      </w:pPr>
      <m:oMath>
        <m:r>
          <w:rPr>
            <w:rFonts w:ascii="Cambria Math" w:hAnsi="Cambria Math"/>
          </w:rPr>
          <m:t xml:space="preserve">D  </m:t>
        </m:r>
        <m:r>
          <w:rPr>
            <w:rFonts w:ascii="Cambria Math" w:hAnsi="Cambria Math"/>
            <w:lang w:bidi="he-IL"/>
          </w:rPr>
          <m:t>=</m:t>
        </m:r>
        <m:r>
          <m:rPr>
            <m:nor/>
          </m:rPr>
          <w:rPr>
            <w:lang w:bidi="he-IL"/>
          </w:rPr>
          <m:t xml:space="preserve"> </m:t>
        </m:r>
        <m:f>
          <m:fPr>
            <m:ctrlPr>
              <w:rPr>
                <w:rFonts w:ascii="Cambria Math" w:hAnsi="Cambria Math"/>
                <w:i/>
                <w:lang w:val="de-DE"/>
              </w:rPr>
            </m:ctrlPr>
          </m:fPr>
          <m:num>
            <m:r>
              <w:rPr>
                <w:rFonts w:ascii="Cambria Math" w:hAnsi="Cambria Math"/>
                <w:lang w:bidi="he-IL"/>
              </w:rPr>
              <m:t>F</m:t>
            </m:r>
          </m:num>
          <m:den>
            <m:r>
              <m:rPr>
                <m:sty m:val="p"/>
              </m:rPr>
              <w:rPr>
                <w:rFonts w:ascii="Cambria Math" w:hAnsi="Cambria Math"/>
                <w:lang w:bidi="he-IL"/>
              </w:rPr>
              <m:t>∆</m:t>
            </m:r>
            <m:r>
              <w:rPr>
                <w:rFonts w:ascii="Cambria Math" w:hAnsi="Cambria Math"/>
                <w:lang w:bidi="he-IL"/>
              </w:rPr>
              <m:t>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lang w:bidi="he-IL"/>
                      </w:rPr>
                      <m:t>U</m:t>
                    </m:r>
                  </m:e>
                  <m:sub>
                    <m:r>
                      <w:rPr>
                        <w:rFonts w:ascii="Cambria Math" w:hAnsi="Cambria Math"/>
                        <w:lang w:bidi="he-IL"/>
                      </w:rPr>
                      <m:t>S</m:t>
                    </m:r>
                  </m:sub>
                </m:sSub>
              </m:e>
            </m:nary>
          </m:den>
        </m:f>
      </m:oMath>
      <w:r w:rsidRPr="00124402">
        <w:rPr>
          <w:rFonts w:eastAsiaTheme="minorEastAsia"/>
          <w:lang w:bidi="he-IL"/>
        </w:rPr>
        <w:tab/>
        <w:t>(</w:t>
      </w:r>
      <w:r>
        <w:rPr>
          <w:rFonts w:eastAsiaTheme="minorEastAsia"/>
          <w:lang w:bidi="he-IL"/>
        </w:rPr>
        <w:t>2</w:t>
      </w:r>
      <w:r w:rsidRPr="00124402">
        <w:rPr>
          <w:rFonts w:eastAsiaTheme="minorEastAsia"/>
          <w:lang w:bidi="he-IL"/>
        </w:rPr>
        <w:t>)</w:t>
      </w:r>
    </w:p>
    <w:p w14:paraId="2E86D139" w14:textId="77777777" w:rsidR="004F196A" w:rsidRPr="00124402" w:rsidRDefault="004F196A" w:rsidP="004F196A">
      <w:pPr>
        <w:tabs>
          <w:tab w:val="right" w:pos="9026"/>
        </w:tabs>
        <w:rPr>
          <w:lang w:bidi="he-IL"/>
        </w:rPr>
      </w:pPr>
    </w:p>
    <w:p w14:paraId="05154A35" w14:textId="0AA31BD7" w:rsidR="004F196A" w:rsidRDefault="004F196A">
      <w:pPr>
        <w:shd w:val="clear" w:color="auto" w:fill="FFFFFF" w:themeFill="background1"/>
        <w:spacing w:line="259" w:lineRule="auto"/>
        <w:pPrChange w:id="274" w:author="kfilbeedexter@gmail.com" w:date="2026-03-12T15:15:00Z">
          <w:pPr>
            <w:shd w:val="clear" w:color="auto" w:fill="FFFFFF" w:themeFill="background1"/>
          </w:pPr>
        </w:pPrChange>
      </w:pPr>
      <w:r>
        <w:t xml:space="preserve">where </w:t>
      </w:r>
      <w:r w:rsidRPr="0C28DABA">
        <w:rPr>
          <w:i/>
          <w:iCs/>
        </w:rPr>
        <w:t>T</w:t>
      </w:r>
      <w:r>
        <w:t xml:space="preserve"> and </w:t>
      </w:r>
      <w:r w:rsidRPr="0C28DABA">
        <w:rPr>
          <w:i/>
          <w:iCs/>
        </w:rPr>
        <w:t>A</w:t>
      </w:r>
      <w:r>
        <w:t xml:space="preserve"> are initial (</w:t>
      </w:r>
      <w:r w:rsidRPr="0C28DABA">
        <w:rPr>
          <w:i/>
          <w:iCs/>
        </w:rPr>
        <w:t>S</w:t>
      </w:r>
      <w:r>
        <w:t>) and final (</w:t>
      </w:r>
      <w:r w:rsidRPr="0C28DABA">
        <w:rPr>
          <w:i/>
          <w:iCs/>
        </w:rPr>
        <w:t>E</w:t>
      </w:r>
      <w:r>
        <w:t xml:space="preserve">) treatment and </w:t>
      </w:r>
      <w:del w:id="275" w:author="kfilbeedexter@gmail.com" w:date="2026-03-12T15:14:00Z" w16du:dateUtc="2026-03-12T15:14:55Z">
        <w:r w:rsidDel="004F196A">
          <w:delText xml:space="preserve">autogenic </w:delText>
        </w:r>
      </w:del>
      <w:ins w:id="276" w:author="kfilbeedexter@gmail.com" w:date="2026-03-12T15:14:00Z" w16du:dateUtc="2026-03-12T15:14:56Z">
        <w:r w:rsidR="7BC7D8B1">
          <w:t xml:space="preserve">control </w:t>
        </w:r>
      </w:ins>
      <w:r>
        <w:t xml:space="preserve">lamina masses, </w:t>
      </w:r>
      <w:r w:rsidRPr="0C28DABA">
        <w:rPr>
          <w:i/>
          <w:iCs/>
        </w:rPr>
        <w:t>F</w:t>
      </w:r>
      <w:r>
        <w:t xml:space="preserve"> </w:t>
      </w:r>
      <w:ins w:id="277" w:author="kfilbeedexter@gmail.com" w:date="2026-03-12T15:15:00Z" w16du:dateUtc="2026-03-12T15:15:22Z">
        <w:r w:rsidR="5D7CBC23">
          <w:t xml:space="preserve">is fecal mass (g) </w:t>
        </w:r>
      </w:ins>
      <w:r>
        <w:t xml:space="preserve">and </w:t>
      </w:r>
      <w:r w:rsidRPr="0C28DABA">
        <w:rPr>
          <w:i/>
          <w:iCs/>
        </w:rPr>
        <w:t>U</w:t>
      </w:r>
      <w:r w:rsidRPr="0C28DABA">
        <w:rPr>
          <w:i/>
          <w:iCs/>
          <w:vertAlign w:val="subscript"/>
        </w:rPr>
        <w:t>S</w:t>
      </w:r>
      <w:r>
        <w:t xml:space="preserve"> </w:t>
      </w:r>
      <w:del w:id="278" w:author="kfilbeedexter@gmail.com" w:date="2026-03-12T15:15:00Z" w16du:dateUtc="2026-03-12T15:15:30Z">
        <w:r w:rsidDel="004F196A">
          <w:delText>denote faecal and</w:delText>
        </w:r>
      </w:del>
      <w:ins w:id="279" w:author="kfilbeedexter@gmail.com" w:date="2026-03-12T15:15:00Z" w16du:dateUtc="2026-03-12T15:15:30Z">
        <w:r w:rsidR="61D4F7EE">
          <w:t>is</w:t>
        </w:r>
      </w:ins>
      <w:r>
        <w:t xml:space="preserve"> initial </w:t>
      </w:r>
      <w:ins w:id="280" w:author="kfilbeedexter@gmail.com" w:date="2026-03-12T15:16:00Z" w16du:dateUtc="2026-03-12T15:16:23Z">
        <w:r w:rsidR="1A692C70">
          <w:t xml:space="preserve">weights of the five </w:t>
        </w:r>
      </w:ins>
      <w:r>
        <w:t>urchin</w:t>
      </w:r>
      <w:del w:id="281" w:author="kfilbeedexter@gmail.com" w:date="2026-03-12T15:16:00Z" w16du:dateUtc="2026-03-12T15:16:25Z">
        <w:r w:rsidDel="004F196A">
          <w:delText xml:space="preserve"> masse</w:delText>
        </w:r>
      </w:del>
      <w:r>
        <w:t>s (g), and Δ</w:t>
      </w:r>
      <w:r w:rsidRPr="0C28DABA">
        <w:rPr>
          <w:i/>
          <w:iCs/>
        </w:rPr>
        <w:t>t</w:t>
      </w:r>
      <w:r>
        <w:t xml:space="preserve"> is the experimental duration (days). </w:t>
      </w:r>
    </w:p>
    <w:p w14:paraId="1CCC8635" w14:textId="77777777" w:rsidR="004F196A" w:rsidRDefault="004F196A" w:rsidP="004F196A">
      <w:pPr>
        <w:shd w:val="clear" w:color="auto" w:fill="FFFFFF"/>
      </w:pPr>
    </w:p>
    <w:p w14:paraId="6D456682" w14:textId="77777777" w:rsidR="004F196A" w:rsidRDefault="004F196A" w:rsidP="0C28DABA">
      <w:pPr>
        <w:shd w:val="clear" w:color="auto" w:fill="FFFFFF" w:themeFill="background1"/>
      </w:pPr>
      <w:commentRangeStart w:id="282"/>
      <w:r>
        <w:t>A sample-specific dry-fresh mass ratio using final lamina and faecal masses directly before and after lyophilisation was used to express both rates in terms of dry mass. This is essential for comparison due to the different water content of kelp tissue and faeces.</w:t>
      </w:r>
      <w:commentRangeEnd w:id="282"/>
      <w:r>
        <w:rPr>
          <w:rStyle w:val="CommentReference"/>
          <w:sz w:val="24"/>
          <w:szCs w:val="24"/>
        </w:rPr>
        <w:commentReference w:id="282"/>
      </w:r>
      <w:r>
        <w:t xml:space="preserve"> </w:t>
      </w:r>
      <w:commentRangeStart w:id="283"/>
      <w:r>
        <w:t xml:space="preserve">A comparison of consumption and defecation rates also requires them to be constant throughout the experiment. Equations 1 and 2 therefore assume steady state. </w:t>
      </w:r>
      <w:commentRangeEnd w:id="283"/>
      <w:r>
        <w:rPr>
          <w:rStyle w:val="CommentReference"/>
          <w:sz w:val="24"/>
          <w:szCs w:val="24"/>
        </w:rPr>
        <w:commentReference w:id="283"/>
      </w:r>
      <w:r>
        <w:t xml:space="preserve">Concretely, at the end of the experiment some of the consumed kelp has not yet been defecated because gut passage time is typically a few days for </w:t>
      </w:r>
      <w:r w:rsidRPr="0C28DABA">
        <w:rPr>
          <w:i/>
          <w:iCs/>
        </w:rPr>
        <w:t>S. droebachiensis</w:t>
      </w:r>
      <w:r>
        <w:t xml:space="preserve">, but under steady state conditions this is balanced by initial defecation of kelp consumed prior to the start of the experiment. This is the primary reason we fed urchins </w:t>
      </w:r>
      <w:r w:rsidRPr="0C28DABA">
        <w:rPr>
          <w:i/>
          <w:iCs/>
        </w:rPr>
        <w:t>ad libitum</w:t>
      </w:r>
      <w:r>
        <w:t xml:space="preserve"> before the experiments. If instead they were </w:t>
      </w:r>
      <w:r>
        <w:lastRenderedPageBreak/>
        <w:t>starved prior to the start of the experiment, as is often done, complete clearance of the gut would need to be ensured for representative defecation rates.</w:t>
      </w:r>
    </w:p>
    <w:p w14:paraId="1A7A7F77" w14:textId="77777777" w:rsidR="004F196A" w:rsidRDefault="004F196A" w:rsidP="004F196A">
      <w:pPr>
        <w:shd w:val="clear" w:color="auto" w:fill="FFFFFF"/>
      </w:pPr>
    </w:p>
    <w:p w14:paraId="6878C3D5" w14:textId="77777777" w:rsidR="004F196A" w:rsidRDefault="004F196A" w:rsidP="004F196A">
      <w:pPr>
        <w:shd w:val="clear" w:color="auto" w:fill="FFFFFF"/>
      </w:pPr>
      <w:r>
        <w:t>Absorption (</w:t>
      </w:r>
      <w:r w:rsidRPr="00530C93">
        <w:rPr>
          <w:i/>
          <w:iCs/>
        </w:rPr>
        <w:t>A</w:t>
      </w:r>
      <w:r>
        <w:t>, mg dry mass g</w:t>
      </w:r>
      <w:r w:rsidRPr="00F730FD">
        <w:rPr>
          <w:vertAlign w:val="superscript"/>
        </w:rPr>
        <w:t>−</w:t>
      </w:r>
      <w:r>
        <w:rPr>
          <w:vertAlign w:val="superscript"/>
        </w:rPr>
        <w:t>1</w:t>
      </w:r>
      <w:r>
        <w:t xml:space="preserve"> urchin d</w:t>
      </w:r>
      <w:r w:rsidRPr="00F730FD">
        <w:rPr>
          <w:vertAlign w:val="superscript"/>
        </w:rPr>
        <w:t>−</w:t>
      </w:r>
      <w:r>
        <w:rPr>
          <w:vertAlign w:val="superscript"/>
        </w:rPr>
        <w:t>1</w:t>
      </w:r>
      <w:r>
        <w:t xml:space="preserve">), i.e. assimilation, may under these assumptions be calculated as </w:t>
      </w:r>
    </w:p>
    <w:p w14:paraId="7BFDA6C8" w14:textId="77777777" w:rsidR="004F196A" w:rsidRDefault="004F196A" w:rsidP="004F196A">
      <w:pPr>
        <w:shd w:val="clear" w:color="auto" w:fill="FFFFFF"/>
      </w:pPr>
    </w:p>
    <w:p w14:paraId="4CF42FC8" w14:textId="77777777" w:rsidR="004F196A" w:rsidRPr="003E403C" w:rsidRDefault="004F196A" w:rsidP="004F196A">
      <w:pPr>
        <w:tabs>
          <w:tab w:val="right" w:pos="9026"/>
        </w:tabs>
        <w:rPr>
          <w:lang w:bidi="he-IL"/>
        </w:rPr>
      </w:pPr>
      <w:r w:rsidRPr="00530C93">
        <w:rPr>
          <w:i/>
          <w:iCs/>
        </w:rPr>
        <w:t>A</w:t>
      </w:r>
      <w:r>
        <w:t xml:space="preserve"> = </w:t>
      </w:r>
      <w:r w:rsidRPr="00530C93">
        <w:rPr>
          <w:i/>
          <w:iCs/>
        </w:rPr>
        <w:t>C</w:t>
      </w:r>
      <w:r>
        <w:t xml:space="preserve"> – </w:t>
      </w:r>
      <w:r w:rsidRPr="00530C93">
        <w:rPr>
          <w:i/>
          <w:iCs/>
        </w:rPr>
        <w:t>D</w:t>
      </w:r>
      <w:r>
        <w:rPr>
          <w:i/>
          <w:iCs/>
        </w:rPr>
        <w:t xml:space="preserve"> </w:t>
      </w:r>
      <w:r w:rsidRPr="003E403C">
        <w:rPr>
          <w:rFonts w:eastAsiaTheme="minorEastAsia"/>
          <w:lang w:bidi="he-IL"/>
        </w:rPr>
        <w:tab/>
        <w:t>(3)</w:t>
      </w:r>
    </w:p>
    <w:p w14:paraId="4ED9DF80" w14:textId="77777777" w:rsidR="004F196A" w:rsidRDefault="004F196A" w:rsidP="004F196A">
      <w:pPr>
        <w:shd w:val="clear" w:color="auto" w:fill="FFFFFF"/>
      </w:pPr>
    </w:p>
    <w:p w14:paraId="17601528" w14:textId="77777777" w:rsidR="004F196A" w:rsidRPr="003E403C" w:rsidRDefault="004F196A" w:rsidP="004F196A">
      <w:pPr>
        <w:shd w:val="clear" w:color="auto" w:fill="FFFFFF"/>
      </w:pPr>
      <w:r>
        <w:t xml:space="preserve">meaning that </w:t>
      </w:r>
      <w:r w:rsidRPr="0095365C">
        <w:rPr>
          <w:i/>
          <w:iCs/>
        </w:rPr>
        <w:t>A</w:t>
      </w:r>
      <w:r>
        <w:t xml:space="preserve"> and </w:t>
      </w:r>
      <w:r w:rsidRPr="0095365C">
        <w:rPr>
          <w:i/>
          <w:iCs/>
        </w:rPr>
        <w:t>D</w:t>
      </w:r>
      <w:r>
        <w:t xml:space="preserve"> are both proportions of </w:t>
      </w:r>
      <w:r w:rsidRPr="0095365C">
        <w:rPr>
          <w:i/>
          <w:iCs/>
        </w:rPr>
        <w:t>C</w:t>
      </w:r>
      <w:r>
        <w:t xml:space="preserve">. While we are primarily interested in </w:t>
      </w:r>
      <w:r w:rsidRPr="009F13C3">
        <w:rPr>
          <w:i/>
          <w:iCs/>
        </w:rPr>
        <w:t>D</w:t>
      </w:r>
      <w:r>
        <w:t xml:space="preserve"> here, </w:t>
      </w:r>
      <w:r w:rsidRPr="009F13C3">
        <w:rPr>
          <w:i/>
          <w:iCs/>
        </w:rPr>
        <w:t>A</w:t>
      </w:r>
      <w:r>
        <w:t xml:space="preserve"> is more commonly reported in the literature and can be used to derive </w:t>
      </w:r>
      <w:r w:rsidRPr="00530C93">
        <w:rPr>
          <w:i/>
          <w:iCs/>
        </w:rPr>
        <w:t>D</w:t>
      </w:r>
      <w:r>
        <w:t xml:space="preserve"> when </w:t>
      </w:r>
      <w:r w:rsidRPr="009F13C3">
        <w:rPr>
          <w:i/>
          <w:iCs/>
        </w:rPr>
        <w:t>C</w:t>
      </w:r>
      <w:r>
        <w:t xml:space="preserve"> is known by rearranging Equation 3</w:t>
      </w:r>
      <w:r w:rsidRPr="003E403C">
        <w:t>. We also calculated relative growth rate</w:t>
      </w:r>
      <w:r>
        <w:t>s</w:t>
      </w:r>
      <w:r w:rsidRPr="003E403C">
        <w:t xml:space="preserve"> of urchins (</w:t>
      </w:r>
      <w:r w:rsidRPr="003E403C">
        <w:rPr>
          <w:i/>
          <w:iCs/>
        </w:rPr>
        <w:t>G</w:t>
      </w:r>
      <w:r w:rsidRPr="003E403C">
        <w:t xml:space="preserve">, </w:t>
      </w:r>
      <w:r>
        <w:t xml:space="preserve">% </w:t>
      </w:r>
      <w:r w:rsidRPr="003E403C">
        <w:t>d</w:t>
      </w:r>
      <w:r>
        <w:t>ay</w:t>
      </w:r>
      <w:r w:rsidRPr="003E403C">
        <w:rPr>
          <w:vertAlign w:val="superscript"/>
        </w:rPr>
        <w:t>−1</w:t>
      </w:r>
      <w:r w:rsidRPr="003E403C">
        <w:t>) as</w:t>
      </w:r>
    </w:p>
    <w:p w14:paraId="5C186956" w14:textId="77777777" w:rsidR="004F196A" w:rsidRPr="003E403C" w:rsidRDefault="004F196A" w:rsidP="004F196A">
      <w:pPr>
        <w:shd w:val="clear" w:color="auto" w:fill="FFFFFF"/>
      </w:pPr>
    </w:p>
    <w:p w14:paraId="2F8DDEDC" w14:textId="77777777" w:rsidR="004F196A" w:rsidRPr="003E403C" w:rsidRDefault="004F196A" w:rsidP="004F196A">
      <w:pPr>
        <w:tabs>
          <w:tab w:val="right" w:pos="9026"/>
        </w:tabs>
        <w:rPr>
          <w:lang w:bidi="he-IL"/>
        </w:rPr>
      </w:pPr>
      <m:oMath>
        <m:r>
          <w:rPr>
            <w:rFonts w:ascii="Cambria Math" w:hAnsi="Cambria Math"/>
          </w:rPr>
          <m:t xml:space="preserve">G  </m:t>
        </m:r>
        <m:r>
          <w:rPr>
            <w:rFonts w:ascii="Cambria Math" w:hAnsi="Cambria Math"/>
            <w:lang w:bidi="he-IL"/>
          </w:rPr>
          <m:t>=</m:t>
        </m:r>
        <m:r>
          <m:rPr>
            <m:nor/>
          </m:rPr>
          <w:rPr>
            <w:lang w:bidi="he-IL"/>
          </w:rPr>
          <m:t xml:space="preserve"> </m:t>
        </m:r>
        <m:f>
          <m:fPr>
            <m:ctrlPr>
              <w:rPr>
                <w:rFonts w:ascii="Cambria Math" w:hAnsi="Cambria Math"/>
                <w:i/>
                <w:lang w:val="de-DE"/>
              </w:rPr>
            </m:ctrlPr>
          </m:fPr>
          <m:num>
            <m:sSub>
              <m:sSubPr>
                <m:ctrlPr>
                  <w:rPr>
                    <w:rFonts w:ascii="Cambria Math" w:hAnsi="Cambria Math"/>
                    <w:i/>
                  </w:rPr>
                </m:ctrlPr>
              </m:sSubPr>
              <m:e>
                <m:sSub>
                  <m:sSubPr>
                    <m:ctrlPr>
                      <w:rPr>
                        <w:rFonts w:ascii="Cambria Math" w:hAnsi="Cambria Math"/>
                        <w:i/>
                      </w:rPr>
                    </m:ctrlPr>
                  </m:sSubPr>
                  <m:e>
                    <m:r>
                      <w:rPr>
                        <w:rFonts w:ascii="Cambria Math" w:hAnsi="Cambria Math"/>
                        <w:lang w:bidi="he-IL"/>
                      </w:rPr>
                      <m:t>U</m:t>
                    </m:r>
                  </m:e>
                  <m:sub>
                    <m:r>
                      <w:rPr>
                        <w:rFonts w:ascii="Cambria Math" w:hAnsi="Cambria Math"/>
                        <w:lang w:bidi="he-IL"/>
                      </w:rPr>
                      <m:t>E</m:t>
                    </m:r>
                  </m:sub>
                </m:sSub>
                <m:r>
                  <w:rPr>
                    <w:rFonts w:ascii="Cambria Math" w:hAnsi="Cambria Math"/>
                    <w:lang w:bidi="he-IL"/>
                  </w:rPr>
                  <m:t xml:space="preserve">  - U</m:t>
                </m:r>
              </m:e>
              <m:sub>
                <m:r>
                  <w:rPr>
                    <w:rFonts w:ascii="Cambria Math" w:hAnsi="Cambria Math"/>
                    <w:lang w:bidi="he-IL"/>
                  </w:rPr>
                  <m:t>S</m:t>
                </m:r>
              </m:sub>
            </m:sSub>
            <m:r>
              <w:rPr>
                <w:rFonts w:ascii="Cambria Math" w:hAnsi="Cambria Math"/>
                <w:lang w:bidi="he-IL"/>
              </w:rPr>
              <m:t xml:space="preserve"> </m:t>
            </m:r>
          </m:num>
          <m:den>
            <m:sSub>
              <m:sSubPr>
                <m:ctrlPr>
                  <w:rPr>
                    <w:rFonts w:ascii="Cambria Math" w:hAnsi="Cambria Math"/>
                    <w:i/>
                  </w:rPr>
                </m:ctrlPr>
              </m:sSubPr>
              <m:e>
                <m:r>
                  <w:rPr>
                    <w:rFonts w:ascii="Cambria Math" w:hAnsi="Cambria Math"/>
                    <w:lang w:bidi="he-IL"/>
                  </w:rPr>
                  <m:t>U</m:t>
                </m:r>
              </m:e>
              <m:sub>
                <m:r>
                  <w:rPr>
                    <w:rFonts w:ascii="Cambria Math" w:hAnsi="Cambria Math"/>
                    <w:lang w:bidi="he-IL"/>
                  </w:rPr>
                  <m:t>S</m:t>
                </m:r>
              </m:sub>
            </m:sSub>
            <m:r>
              <w:rPr>
                <w:rFonts w:ascii="Cambria Math" w:hAnsi="Cambria Math"/>
                <w:lang w:bidi="he-IL"/>
              </w:rPr>
              <m:t>∆t</m:t>
            </m:r>
          </m:den>
        </m:f>
        <m:r>
          <w:rPr>
            <w:rFonts w:ascii="Cambria Math" w:hAnsi="Cambria Math"/>
            <w:lang w:val="de-DE" w:bidi="he-IL"/>
          </w:rPr>
          <m:t>×100</m:t>
        </m:r>
      </m:oMath>
      <w:r w:rsidRPr="003E403C">
        <w:rPr>
          <w:rFonts w:eastAsiaTheme="minorEastAsia"/>
          <w:lang w:bidi="he-IL"/>
        </w:rPr>
        <w:tab/>
        <w:t>(</w:t>
      </w:r>
      <w:r>
        <w:rPr>
          <w:rFonts w:eastAsiaTheme="minorEastAsia"/>
          <w:lang w:bidi="he-IL"/>
        </w:rPr>
        <w:t>4</w:t>
      </w:r>
      <w:r w:rsidRPr="003E403C">
        <w:rPr>
          <w:rFonts w:eastAsiaTheme="minorEastAsia"/>
          <w:lang w:bidi="he-IL"/>
        </w:rPr>
        <w:t>)</w:t>
      </w:r>
    </w:p>
    <w:p w14:paraId="70AB76DC" w14:textId="77777777" w:rsidR="004F196A" w:rsidRDefault="004F196A" w:rsidP="004F196A"/>
    <w:p w14:paraId="7CFBC70F" w14:textId="77777777" w:rsidR="004F196A" w:rsidRPr="003E403C" w:rsidRDefault="004F196A" w:rsidP="004F196A">
      <w:r>
        <w:t xml:space="preserve">Experimental durations were too short to detect growth, so </w:t>
      </w:r>
      <w:r w:rsidRPr="00472461">
        <w:rPr>
          <w:i/>
          <w:iCs/>
        </w:rPr>
        <w:t>G</w:t>
      </w:r>
      <w:r>
        <w:t xml:space="preserve"> averaged </w:t>
      </w:r>
      <w:r w:rsidRPr="00D9040F">
        <w:t>−</w:t>
      </w:r>
      <w:r w:rsidRPr="00472461">
        <w:t>0.011 ± 0.33</w:t>
      </w:r>
      <w:r>
        <w:t xml:space="preserve"> (n = 75), </w:t>
      </w:r>
      <w:r w:rsidRPr="00D9040F">
        <w:t>0.021 ± 0.14</w:t>
      </w:r>
      <w:r>
        <w:t xml:space="preserve"> (n = </w:t>
      </w:r>
      <w:r w:rsidRPr="00D9040F">
        <w:t>68</w:t>
      </w:r>
      <w:r>
        <w:t xml:space="preserve">) and </w:t>
      </w:r>
      <w:r w:rsidRPr="00D9040F">
        <w:t>0.31 ± 0.26</w:t>
      </w:r>
      <w:r>
        <w:t xml:space="preserve"> (n = 75) % </w:t>
      </w:r>
      <w:r w:rsidRPr="003E403C">
        <w:t>d</w:t>
      </w:r>
      <w:r>
        <w:t>ay</w:t>
      </w:r>
      <w:r w:rsidRPr="003E403C">
        <w:rPr>
          <w:vertAlign w:val="superscript"/>
        </w:rPr>
        <w:t>−1</w:t>
      </w:r>
      <w:r>
        <w:t xml:space="preserve"> respectively in spring, summer and autumn (Figure S1b). The</w:t>
      </w:r>
      <w:r w:rsidRPr="003E403C">
        <w:t xml:space="preserve"> relative mass transfer through the urchin</w:t>
      </w:r>
      <w:r>
        <w:t xml:space="preserve"> can be estimated as the ratio </w:t>
      </w:r>
      <w:r w:rsidRPr="00EC110A">
        <w:rPr>
          <w:i/>
          <w:iCs/>
        </w:rPr>
        <w:t>D</w:t>
      </w:r>
      <w:r>
        <w:t xml:space="preserve"> / </w:t>
      </w:r>
      <w:r w:rsidRPr="00EC110A">
        <w:rPr>
          <w:i/>
          <w:iCs/>
        </w:rPr>
        <w:t>C</w:t>
      </w:r>
      <w:r>
        <w:t xml:space="preserve"> which is conceptually defined as a proportion since </w:t>
      </w:r>
      <w:r w:rsidRPr="00F93825">
        <w:rPr>
          <w:i/>
          <w:iCs/>
        </w:rPr>
        <w:t>D</w:t>
      </w:r>
      <w:r>
        <w:t xml:space="preserve"> &lt;</w:t>
      </w:r>
      <w:r w:rsidRPr="00F93825">
        <w:t xml:space="preserve"> </w:t>
      </w:r>
      <w:r w:rsidRPr="00F93825">
        <w:rPr>
          <w:i/>
          <w:iCs/>
        </w:rPr>
        <w:t>C</w:t>
      </w:r>
      <w:r>
        <w:t xml:space="preserve">. We chose to parameterise this proportion </w:t>
      </w:r>
      <w:r w:rsidRPr="00F93825">
        <w:rPr>
          <w:i/>
          <w:iCs/>
        </w:rPr>
        <w:t>p</w:t>
      </w:r>
      <w:r>
        <w:t xml:space="preserve"> as a beta distribution describing the linear </w:t>
      </w:r>
      <w:r w:rsidRPr="003E403C">
        <w:t>slope</w:t>
      </w:r>
      <w:r>
        <w:t xml:space="preserve"> of </w:t>
      </w:r>
      <w:r w:rsidRPr="000936C2">
        <w:rPr>
          <w:i/>
          <w:iCs/>
        </w:rPr>
        <w:t>D</w:t>
      </w:r>
      <w:r>
        <w:t xml:space="preserve"> over </w:t>
      </w:r>
      <w:r w:rsidRPr="000936C2">
        <w:rPr>
          <w:i/>
          <w:iCs/>
        </w:rPr>
        <w:t>C</w:t>
      </w:r>
      <w:r>
        <w:t xml:space="preserve"> with</w:t>
      </w:r>
      <w:r w:rsidRPr="003E403C">
        <w:t xml:space="preserve"> intercept </w:t>
      </w:r>
      <w:r>
        <w:t>= 0 because</w:t>
      </w:r>
      <w:r w:rsidRPr="003E403C">
        <w:t xml:space="preserve"> </w:t>
      </w:r>
      <w:r>
        <w:t xml:space="preserve">in a steady state </w:t>
      </w:r>
      <w:r w:rsidRPr="003E403C">
        <w:t>there is no defecation without consumption. Hence our model is</w:t>
      </w:r>
    </w:p>
    <w:p w14:paraId="6210954A" w14:textId="77777777" w:rsidR="004F196A" w:rsidRPr="003E403C" w:rsidRDefault="004F196A" w:rsidP="004F196A"/>
    <w:p w14:paraId="313C280D" w14:textId="77777777" w:rsidR="004F196A" w:rsidRPr="003E403C" w:rsidRDefault="00000000" w:rsidP="004F196A">
      <w:pPr>
        <w:tabs>
          <w:tab w:val="right" w:pos="9026"/>
        </w:tabs>
        <w:rPr>
          <w:lang w:bidi="he-IL"/>
        </w:rPr>
      </w:pPr>
      <m:oMath>
        <m:sSub>
          <m:sSubPr>
            <m:ctrlPr>
              <w:rPr>
                <w:rFonts w:ascii="Cambria Math" w:hAnsi="Cambria Math"/>
                <w:i/>
                <w:kern w:val="2"/>
              </w:rPr>
            </m:ctrlPr>
          </m:sSubPr>
          <m:e>
            <m:r>
              <w:rPr>
                <w:rFonts w:ascii="Cambria Math" w:hAnsi="Cambria Math"/>
              </w:rPr>
              <m:t>D</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sSub>
          <m:sSubPr>
            <m:ctrlPr>
              <w:rPr>
                <w:rFonts w:ascii="Cambria Math" w:hAnsi="Cambria Math"/>
                <w:i/>
              </w:rPr>
            </m:ctrlPr>
          </m:sSubPr>
          <m:e>
            <m:r>
              <m:rPr>
                <m:sty m:val="p"/>
              </m:rPr>
              <w:rPr>
                <w:rFonts w:ascii="Cambria Math" w:hAnsi="Cambria Math"/>
                <w:lang w:bidi="he-IL"/>
              </w:rPr>
              <m:t>Normal</m:t>
            </m:r>
          </m:e>
          <m:sub>
            <m:r>
              <w:rPr>
                <w:rFonts w:ascii="Cambria Math" w:hAnsi="Cambria Math"/>
                <w:lang w:bidi="he-IL"/>
              </w:rPr>
              <m:t>0,∞</m:t>
            </m:r>
          </m:sub>
        </m:sSub>
        <m:r>
          <w:rPr>
            <w:rFonts w:ascii="Cambria Math" w:hAnsi="Cambria Math"/>
            <w:lang w:bidi="he-IL"/>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 σ )</m:t>
        </m:r>
      </m:oMath>
      <w:r w:rsidR="004F196A" w:rsidRPr="003E403C">
        <w:rPr>
          <w:rFonts w:eastAsiaTheme="minorEastAsia"/>
          <w:lang w:bidi="he-IL"/>
        </w:rPr>
        <w:tab/>
        <w:t>(</w:t>
      </w:r>
      <w:r w:rsidR="004F196A">
        <w:rPr>
          <w:rFonts w:eastAsiaTheme="minorEastAsia"/>
          <w:lang w:bidi="he-IL"/>
        </w:rPr>
        <w:t>5</w:t>
      </w:r>
      <w:r w:rsidR="004F196A" w:rsidRPr="003E403C">
        <w:rPr>
          <w:rFonts w:eastAsiaTheme="minorEastAsia"/>
          <w:lang w:bidi="he-IL"/>
        </w:rPr>
        <w:t>)</w:t>
      </w:r>
    </w:p>
    <w:p w14:paraId="6BD95156" w14:textId="77777777" w:rsidR="004F196A" w:rsidRPr="00B9516B" w:rsidRDefault="00000000" w:rsidP="004F196A">
      <w:pPr>
        <w:tabs>
          <w:tab w:val="right" w:pos="9026"/>
        </w:tabs>
        <w:rPr>
          <w:lang w:bidi="he-IL"/>
        </w:rPr>
      </w:pPr>
      <m:oMath>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m:t>
        </m:r>
        <m:sSub>
          <m:sSubPr>
            <m:ctrlPr>
              <w:rPr>
                <w:rFonts w:ascii="Cambria Math" w:hAnsi="Cambria Math"/>
              </w:rPr>
            </m:ctrlPr>
          </m:sSubPr>
          <m:e>
            <m:r>
              <w:rPr>
                <w:rFonts w:ascii="Cambria Math" w:hAnsi="Cambria Math"/>
                <w:lang w:bidi="he-IL"/>
              </w:rPr>
              <m:t>p</m:t>
            </m:r>
          </m:e>
          <m:sub>
            <m:sSub>
              <m:sSubPr>
                <m:ctrlPr>
                  <w:rPr>
                    <w:rFonts w:ascii="Cambria Math" w:hAnsi="Cambria Math"/>
                    <w:i/>
                    <w:kern w:val="2"/>
                  </w:rPr>
                </m:ctrlPr>
              </m:sSubPr>
              <m:e>
                <m:r>
                  <w:rPr>
                    <w:rFonts w:ascii="Cambria Math" w:hAnsi="Cambria Math"/>
                    <w:lang w:bidi="he-IL"/>
                  </w:rPr>
                  <m:t>S</m:t>
                </m:r>
              </m:e>
              <m:sub>
                <m:r>
                  <w:rPr>
                    <w:rFonts w:ascii="Cambria Math" w:hAnsi="Cambria Math"/>
                    <w:lang w:bidi="he-IL"/>
                  </w:rPr>
                  <m:t>i</m:t>
                </m:r>
              </m:sub>
            </m:sSub>
          </m:sub>
        </m:sSub>
        <m:sSub>
          <m:sSubPr>
            <m:ctrlPr>
              <w:rPr>
                <w:rFonts w:ascii="Cambria Math" w:hAnsi="Cambria Math"/>
                <w:i/>
                <w:kern w:val="2"/>
              </w:rPr>
            </m:ctrlPr>
          </m:sSubPr>
          <m:e>
            <m:r>
              <w:rPr>
                <w:rFonts w:ascii="Cambria Math" w:hAnsi="Cambria Math"/>
                <w:lang w:bidi="he-IL"/>
              </w:rPr>
              <m:t>C</m:t>
            </m:r>
          </m:e>
          <m:sub>
            <m:r>
              <w:rPr>
                <w:rFonts w:ascii="Cambria Math" w:hAnsi="Cambria Math"/>
                <w:lang w:bidi="he-IL"/>
              </w:rPr>
              <m:t>i</m:t>
            </m:r>
          </m:sub>
        </m:sSub>
      </m:oMath>
      <w:r w:rsidR="004F196A" w:rsidRPr="00124402">
        <w:rPr>
          <w:rFonts w:eastAsiaTheme="minorEastAsia"/>
          <w:lang w:bidi="he-IL"/>
        </w:rPr>
        <w:tab/>
      </w:r>
    </w:p>
    <w:p w14:paraId="0B124F8D" w14:textId="77777777" w:rsidR="004F196A" w:rsidRPr="00A562CD" w:rsidRDefault="00000000" w:rsidP="004F196A">
      <w:pPr>
        <w:tabs>
          <w:tab w:val="right" w:pos="9026"/>
        </w:tabs>
        <w:rPr>
          <w:rFonts w:eastAsiaTheme="minorEastAsia"/>
          <w:i/>
        </w:rPr>
      </w:pPr>
      <m:oMathPara>
        <m:oMathParaPr>
          <m:jc m:val="left"/>
        </m:oMathParaPr>
        <m:oMath>
          <m:sSub>
            <m:sSubPr>
              <m:ctrlPr>
                <w:rPr>
                  <w:rFonts w:ascii="Cambria Math" w:hAnsi="Cambria Math"/>
                  <w:i/>
                </w:rPr>
              </m:ctrlPr>
            </m:sSubPr>
            <m:e>
              <m:r>
                <w:rPr>
                  <w:rFonts w:ascii="Cambria Math" w:hAnsi="Cambria Math"/>
                  <w:lang w:bidi="he-IL"/>
                </w:rPr>
                <m:t>p</m:t>
              </m:r>
            </m:e>
            <m:sub>
              <m:r>
                <w:rPr>
                  <w:rFonts w:ascii="Cambria Math" w:hAnsi="Cambria Math"/>
                  <w:lang w:bidi="he-IL"/>
                </w:rPr>
                <m: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m:t>
          </m:r>
          <m:r>
            <m:rPr>
              <m:nor/>
            </m:rPr>
            <w:rPr>
              <w:lang w:bidi="he-IL"/>
            </w:rPr>
            <m:t xml:space="preserve"> </m:t>
          </m:r>
          <m:acc>
            <m:accPr>
              <m:chr m:val="̅"/>
              <m:ctrlPr>
                <w:rPr>
                  <w:rFonts w:ascii="Cambria Math" w:hAnsi="Cambria Math"/>
                  <w:i/>
                </w:rPr>
              </m:ctrlPr>
            </m:accPr>
            <m:e>
              <m:r>
                <w:rPr>
                  <w:rFonts w:ascii="Cambria Math" w:hAnsi="Cambria Math"/>
                  <w:lang w:bidi="he-IL"/>
                </w:rPr>
                <m:t>p</m:t>
              </m:r>
            </m:e>
          </m:acc>
          <m:r>
            <w:rPr>
              <w:rFonts w:ascii="Cambria Math" w:hAnsi="Cambria Math"/>
              <w:lang w:bidi="he-IL"/>
            </w:rPr>
            <m:t>ν , (1</m:t>
          </m:r>
          <m:r>
            <w:rPr>
              <w:rFonts w:ascii="Cambria Math"/>
              <w:lang w:bidi="he-IL"/>
            </w:rPr>
            <m:t>-</m:t>
          </m:r>
          <m:r>
            <m:rPr>
              <m:nor/>
            </m:rPr>
            <w:rPr>
              <w:rFonts w:ascii="Cambria Math"/>
              <w:lang w:bidi="he-IL"/>
            </w:rPr>
            <m:t xml:space="preserve"> </m:t>
          </m:r>
          <m:acc>
            <m:accPr>
              <m:chr m:val="̅"/>
              <m:ctrlPr>
                <w:rPr>
                  <w:rFonts w:ascii="Cambria Math" w:hAnsi="Cambria Math"/>
                  <w:i/>
                </w:rPr>
              </m:ctrlPr>
            </m:accPr>
            <m:e>
              <m:r>
                <w:rPr>
                  <w:rFonts w:ascii="Cambria Math" w:hAnsi="Cambria Math"/>
                  <w:lang w:bidi="he-IL"/>
                </w:rPr>
                <m:t>p</m:t>
              </m:r>
            </m:e>
          </m:acc>
          <m:r>
            <w:rPr>
              <w:rFonts w:ascii="Cambria Math" w:hAnsi="Cambria Math"/>
              <w:lang w:bidi="he-IL"/>
            </w:rPr>
            <m:t>)ν )</m:t>
          </m:r>
        </m:oMath>
      </m:oMathPara>
    </w:p>
    <w:p w14:paraId="588278B6" w14:textId="77777777" w:rsidR="004F196A" w:rsidRPr="00A562CD" w:rsidRDefault="00000000" w:rsidP="004F196A">
      <w:pPr>
        <w:tabs>
          <w:tab w:val="right" w:pos="9026"/>
        </w:tabs>
        <w:rPr>
          <w:rFonts w:eastAsiaTheme="minorEastAsia"/>
          <w:i/>
          <w:lang w:bidi="he-IL"/>
        </w:rPr>
      </w:pPr>
      <m:oMathPara>
        <m:oMathParaPr>
          <m:jc m:val="left"/>
        </m:oMathParaPr>
        <m:oMath>
          <m:acc>
            <m:accPr>
              <m:chr m:val="̅"/>
              <m:ctrlPr>
                <w:rPr>
                  <w:rFonts w:ascii="Cambria Math" w:hAnsi="Cambria Math"/>
                  <w:i/>
                </w:rPr>
              </m:ctrlPr>
            </m:accPr>
            <m:e>
              <m:r>
                <w:rPr>
                  <w:rFonts w:ascii="Cambria Math" w:hAnsi="Cambria Math"/>
                  <w:lang w:bidi="he-IL"/>
                </w:rPr>
                <m:t>p</m:t>
              </m:r>
            </m:e>
          </m:acc>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 xml:space="preserve">( 0.44×10 , </m:t>
          </m:r>
          <m:d>
            <m:dPr>
              <m:ctrlPr>
                <w:rPr>
                  <w:rFonts w:ascii="Cambria Math" w:hAnsi="Cambria Math"/>
                  <w:i/>
                </w:rPr>
              </m:ctrlPr>
            </m:dPr>
            <m:e>
              <m:r>
                <w:rPr>
                  <w:rFonts w:ascii="Cambria Math" w:hAnsi="Cambria Math"/>
                  <w:lang w:bidi="he-IL"/>
                </w:rPr>
                <m:t>1-0.44</m:t>
              </m:r>
            </m:e>
          </m:d>
          <m:r>
            <w:rPr>
              <w:rFonts w:ascii="Cambria Math" w:hAnsi="Cambria Math"/>
              <w:lang w:bidi="he-IL"/>
            </w:rPr>
            <m:t>×10 )</m:t>
          </m:r>
        </m:oMath>
      </m:oMathPara>
    </w:p>
    <w:p w14:paraId="205DC991" w14:textId="77777777" w:rsidR="004F196A" w:rsidRPr="004F4EE2" w:rsidRDefault="004F196A" w:rsidP="004F196A">
      <w:pPr>
        <w:tabs>
          <w:tab w:val="right" w:pos="9026"/>
        </w:tabs>
        <w:rPr>
          <w:lang w:bidi="he-IL"/>
        </w:rPr>
      </w:pPr>
      <m:oMath>
        <m:r>
          <w:rPr>
            <w:rFonts w:ascii="Cambria Math" w:hAnsi="Cambria Math"/>
            <w:lang w:bidi="he-IL"/>
          </w:rPr>
          <m:t>ν</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10</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7</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10</m:t>
            </m:r>
          </m:num>
          <m:den>
            <m:sSup>
              <m:sSupPr>
                <m:ctrlPr>
                  <w:rPr>
                    <w:rFonts w:ascii="Cambria Math" w:hAnsi="Cambria Math"/>
                    <w:i/>
                  </w:rPr>
                </m:ctrlPr>
              </m:sSupPr>
              <m:e>
                <m:r>
                  <w:rPr>
                    <w:rFonts w:ascii="Cambria Math" w:hAnsi="Cambria Math"/>
                    <w:lang w:bidi="he-IL"/>
                  </w:rPr>
                  <m:t>7</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490A8549" w14:textId="77777777" w:rsidR="004F196A" w:rsidRPr="004F4EE2" w:rsidRDefault="004F196A" w:rsidP="004F196A">
      <w:pPr>
        <w:tabs>
          <w:tab w:val="right" w:pos="9026"/>
        </w:tabs>
        <w:rPr>
          <w:lang w:bidi="he-IL"/>
        </w:rPr>
      </w:pPr>
      <m:oMath>
        <m:r>
          <m:rPr>
            <m:nor/>
          </m:rPr>
          <w:rPr>
            <w:i/>
            <w:iCs/>
            <w:lang w:bidi="he-IL"/>
          </w:rPr>
          <m:t>σ</m:t>
        </m:r>
        <m:r>
          <m:rPr>
            <m:nor/>
          </m:rPr>
          <w:rPr>
            <w:i/>
          </w:rPr>
          <m:t xml:space="preserve"> </m:t>
        </m:r>
        <m:r>
          <m:rPr>
            <m:nor/>
          </m:rPr>
          <w:rPr>
            <w:lang w:bidi="he-IL"/>
          </w:rPr>
          <m:t>~ Exp</m:t>
        </m:r>
        <m:r>
          <m:rPr>
            <m:nor/>
          </m:rPr>
          <w:rPr>
            <w:rFonts w:ascii="Cambria Math"/>
            <w:lang w:bidi="he-IL"/>
          </w:rPr>
          <m:t>onential</m:t>
        </m:r>
        <m:r>
          <m:rPr>
            <m:nor/>
          </m:rPr>
          <w:rPr>
            <w:lang w:bidi="he-IL"/>
          </w:rPr>
          <m:t>( 1 )</m:t>
        </m:r>
      </m:oMath>
      <w:r w:rsidRPr="004F4EE2">
        <w:rPr>
          <w:rFonts w:eastAsiaTheme="minorEastAsia"/>
          <w:lang w:bidi="he-IL"/>
        </w:rPr>
        <w:tab/>
      </w:r>
    </w:p>
    <w:p w14:paraId="33A8118B" w14:textId="77777777" w:rsidR="004F196A" w:rsidRDefault="004F196A" w:rsidP="004F196A"/>
    <w:p w14:paraId="51B5DB09" w14:textId="77777777" w:rsidR="004F196A" w:rsidRPr="000F7711" w:rsidRDefault="004F196A" w:rsidP="004F196A">
      <w:r>
        <w:t xml:space="preserve">where </w:t>
      </w:r>
      <w:r w:rsidRPr="009D442E">
        <w:rPr>
          <w:i/>
          <w:iCs/>
        </w:rPr>
        <w:t>µ</w:t>
      </w:r>
      <w:r>
        <w:t xml:space="preserve"> and </w:t>
      </w:r>
      <w:r w:rsidRPr="009D442E">
        <w:rPr>
          <w:i/>
          <w:iCs/>
        </w:rPr>
        <w:t>σ</w:t>
      </w:r>
      <w:r>
        <w:t xml:space="preserve"> are the truncated normal likelihood mean and standard deviation, and </w:t>
      </w:r>
      <w:r w:rsidRPr="00FD31AC">
        <w:rPr>
          <w:i/>
          <w:iCs/>
        </w:rPr>
        <w:t>p</w:t>
      </w:r>
      <w:r w:rsidRPr="008763BD">
        <w:rPr>
          <w:i/>
          <w:iCs/>
          <w:vertAlign w:val="subscript"/>
        </w:rPr>
        <w:t>S</w:t>
      </w:r>
      <w:r>
        <w:t xml:space="preserve"> is the seasonal defecated proportion of consumption, centred on the annual mean </w:t>
      </w:r>
      <m:oMath>
        <m:acc>
          <m:accPr>
            <m:chr m:val="̅"/>
            <m:ctrlPr>
              <w:rPr>
                <w:rFonts w:ascii="Cambria Math" w:hAnsi="Cambria Math"/>
                <w:i/>
              </w:rPr>
            </m:ctrlPr>
          </m:accPr>
          <m:e>
            <m:r>
              <m:rPr>
                <m:nor/>
              </m:rPr>
              <w:rPr>
                <w:i/>
                <w:iCs/>
                <w:lang w:bidi="he-IL"/>
              </w:rPr>
              <m:t>p</m:t>
            </m:r>
          </m:e>
        </m:acc>
      </m:oMath>
      <w:r>
        <w:t xml:space="preserve"> with precision </w:t>
      </w:r>
      <w:r w:rsidRPr="00BA6A3A">
        <w:rPr>
          <w:i/>
          <w:iCs/>
        </w:rPr>
        <w:t>ν</w:t>
      </w:r>
      <w:r>
        <w:t xml:space="preserve">. The prior for </w:t>
      </w:r>
      <m:oMath>
        <m:acc>
          <m:accPr>
            <m:chr m:val="̅"/>
            <m:ctrlPr>
              <w:rPr>
                <w:rFonts w:ascii="Cambria Math" w:hAnsi="Cambria Math"/>
                <w:i/>
              </w:rPr>
            </m:ctrlPr>
          </m:accPr>
          <m:e>
            <m:r>
              <m:rPr>
                <m:nor/>
              </m:rPr>
              <w:rPr>
                <w:i/>
                <w:iCs/>
                <w:lang w:bidi="he-IL"/>
              </w:rPr>
              <m:t>p</m:t>
            </m:r>
          </m:e>
        </m:acc>
      </m:oMath>
      <w:r>
        <w:t xml:space="preserve"> is informed by five key studies on </w:t>
      </w:r>
      <w:r w:rsidRPr="00AE442E">
        <w:rPr>
          <w:i/>
          <w:iCs/>
        </w:rPr>
        <w:t>S. droebachiensis</w:t>
      </w:r>
      <w:r>
        <w:t xml:space="preserve"> </w:t>
      </w:r>
      <w:r w:rsidRPr="00445E3D">
        <w:fldChar w:fldCharType="begin"/>
      </w:r>
      <w:r w:rsidRPr="00445E3D">
        <w:instrText>ADDIN BEC{Miller and Mann, 1973 #1904; Vadas, 1977 #55060; Larson et al., 1980 #49610; Mamelona and Pelletier, 2005 #68904; Sauchyn and Scheibling, 2009 #84657}</w:instrText>
      </w:r>
      <w:r w:rsidRPr="00445E3D">
        <w:fldChar w:fldCharType="separate"/>
      </w:r>
      <w:r w:rsidRPr="00445E3D">
        <w:t>(Miller &amp; Mann 1973, Vadas 1977, Larson et al. 1980, Mamelona &amp; Pelletier 2005, Sauchyn &amp; Scheibling 2009a)</w:t>
      </w:r>
      <w:r w:rsidRPr="00445E3D">
        <w:fldChar w:fldCharType="end"/>
      </w:r>
      <w:r>
        <w:t>.</w:t>
      </w:r>
    </w:p>
    <w:p w14:paraId="48A0C46E" w14:textId="77777777" w:rsidR="004F196A" w:rsidRPr="006A1590" w:rsidRDefault="004F196A" w:rsidP="004F196A"/>
    <w:p w14:paraId="5A9C99D5" w14:textId="77777777" w:rsidR="004F196A" w:rsidRDefault="004F196A" w:rsidP="004F196A">
      <w:pPr>
        <w:pStyle w:val="ListParagraph"/>
        <w:numPr>
          <w:ilvl w:val="1"/>
          <w:numId w:val="4"/>
        </w:numPr>
        <w:ind w:left="567" w:hanging="567"/>
        <w:rPr>
          <w:rFonts w:ascii="Times New Roman" w:hAnsi="Times New Roman"/>
          <w:b/>
          <w:bCs/>
          <w:lang w:val="en-GB"/>
        </w:rPr>
      </w:pPr>
      <w:r w:rsidRPr="001E6D5A">
        <w:rPr>
          <w:rFonts w:ascii="Times New Roman" w:hAnsi="Times New Roman"/>
          <w:b/>
          <w:bCs/>
          <w:lang w:val="en-GB"/>
        </w:rPr>
        <w:t>Defecation meta-analysis</w:t>
      </w:r>
    </w:p>
    <w:p w14:paraId="44C67378" w14:textId="77777777" w:rsidR="004F196A" w:rsidRPr="00025D9B" w:rsidRDefault="004F196A" w:rsidP="004F196A">
      <w:r>
        <w:t xml:space="preserve">To get a general estimate of mass transfer through sea urchins, we performed a meta-analysis of </w:t>
      </w:r>
      <w:r w:rsidRPr="006A1D23">
        <w:rPr>
          <w:i/>
          <w:iCs/>
        </w:rPr>
        <w:t>p</w:t>
      </w:r>
      <w:r>
        <w:t xml:space="preserve"> (Equation 5). In the literature these data are typically reported as percentage absorption efficiency, aka assimilation efficiency or digestibility, which is calculated as </w:t>
      </w:r>
      <w:r w:rsidRPr="00CE5012">
        <w:rPr>
          <w:i/>
          <w:iCs/>
        </w:rPr>
        <w:t>A</w:t>
      </w:r>
      <w:r>
        <w:t xml:space="preserve"> / </w:t>
      </w:r>
      <w:r w:rsidRPr="00CE5012">
        <w:rPr>
          <w:i/>
          <w:iCs/>
        </w:rPr>
        <w:t>C</w:t>
      </w:r>
      <w:r>
        <w:t xml:space="preserve"> </w:t>
      </w:r>
      <w:r w:rsidRPr="00CE5012">
        <w:t>×</w:t>
      </w:r>
      <w:r>
        <w:t xml:space="preserve"> 100. Percentage defecation is simply the complement (Equation 3). When </w:t>
      </w:r>
      <w:r w:rsidRPr="00025D9B">
        <w:rPr>
          <w:i/>
          <w:iCs/>
        </w:rPr>
        <w:t xml:space="preserve">C </w:t>
      </w:r>
      <w:r>
        <w:t xml:space="preserve">is reported separately to </w:t>
      </w:r>
      <w:r w:rsidRPr="00025D9B">
        <w:rPr>
          <w:i/>
          <w:iCs/>
        </w:rPr>
        <w:t>A</w:t>
      </w:r>
      <w:r>
        <w:t xml:space="preserve"> or </w:t>
      </w:r>
      <w:r w:rsidRPr="00025D9B">
        <w:rPr>
          <w:i/>
          <w:iCs/>
        </w:rPr>
        <w:t>D</w:t>
      </w:r>
      <w:r>
        <w:t xml:space="preserve">, </w:t>
      </w:r>
      <w:r w:rsidRPr="00025D9B">
        <w:rPr>
          <w:i/>
          <w:iCs/>
        </w:rPr>
        <w:t>p</w:t>
      </w:r>
      <w:r>
        <w:t xml:space="preserve"> can be calculated as </w:t>
      </w:r>
      <w:r w:rsidRPr="00466D1C">
        <w:rPr>
          <w:i/>
          <w:iCs/>
        </w:rPr>
        <w:t>D</w:t>
      </w:r>
      <w:r>
        <w:t xml:space="preserve"> / </w:t>
      </w:r>
      <w:r w:rsidRPr="00466D1C">
        <w:rPr>
          <w:i/>
          <w:iCs/>
        </w:rPr>
        <w:t>C</w:t>
      </w:r>
      <w:r>
        <w:t xml:space="preserve"> or 1 </w:t>
      </w:r>
      <w:r w:rsidRPr="00466D1C">
        <w:t xml:space="preserve">− </w:t>
      </w:r>
      <w:r w:rsidRPr="00466D1C">
        <w:rPr>
          <w:i/>
          <w:iCs/>
        </w:rPr>
        <w:t>A</w:t>
      </w:r>
      <w:r>
        <w:t xml:space="preserve"> / </w:t>
      </w:r>
      <w:r w:rsidRPr="00466D1C">
        <w:rPr>
          <w:i/>
          <w:iCs/>
        </w:rPr>
        <w:t>C</w:t>
      </w:r>
      <w:r>
        <w:t>.</w:t>
      </w:r>
    </w:p>
    <w:p w14:paraId="0C489C70" w14:textId="77777777" w:rsidR="004F196A" w:rsidRPr="008B5EB3" w:rsidRDefault="004F196A" w:rsidP="004F196A"/>
    <w:p w14:paraId="58A61FFF" w14:textId="35B35CF0" w:rsidR="004F196A" w:rsidRPr="008670FC" w:rsidRDefault="004F196A" w:rsidP="004F196A">
      <w:r w:rsidRPr="008B5EB3">
        <w:t>We searched Web of Science (</w:t>
      </w:r>
      <w:hyperlink r:id="rId19" w:history="1">
        <w:r w:rsidRPr="008B5EB3">
          <w:rPr>
            <w:rStyle w:val="Hyperlink"/>
            <w:color w:val="auto"/>
          </w:rPr>
          <w:t>webofscience.com/wos</w:t>
        </w:r>
      </w:hyperlink>
      <w:r w:rsidRPr="008B5EB3">
        <w:t>) and Google Scholar (</w:t>
      </w:r>
      <w:hyperlink r:id="rId20" w:history="1">
        <w:r w:rsidRPr="008B5EB3">
          <w:rPr>
            <w:rStyle w:val="Hyperlink"/>
            <w:color w:val="auto"/>
          </w:rPr>
          <w:t>scholar.google.com</w:t>
        </w:r>
      </w:hyperlink>
      <w:r w:rsidRPr="008B5EB3">
        <w:t>) using keywords strings such as “urchin* AND (absorption OR assimilation OR digestibility OR defecation OR egestion OR faeces OR feces)”. Once all suitable papers had been found using this method, we found related papers in reference lists and Crossref Metadata Search (</w:t>
      </w:r>
      <w:hyperlink r:id="rId21" w:history="1">
        <w:r w:rsidRPr="008B5EB3">
          <w:rPr>
            <w:rStyle w:val="Hyperlink"/>
            <w:color w:val="auto"/>
          </w:rPr>
          <w:t>search.crossref.org</w:t>
        </w:r>
      </w:hyperlink>
      <w:r w:rsidRPr="008B5EB3">
        <w:t xml:space="preserve">). The only previous review of this kind </w:t>
      </w:r>
      <w:r w:rsidRPr="008B5EB3">
        <w:fldChar w:fldCharType="begin"/>
      </w:r>
      <w:r w:rsidRPr="008B5EB3">
        <w:instrText>ADDIN BEC{Lawrence, 1975 #66119}</w:instrText>
      </w:r>
      <w:r w:rsidRPr="008B5EB3">
        <w:fldChar w:fldCharType="separate"/>
      </w:r>
      <w:r w:rsidRPr="008B5EB3">
        <w:t>(Lawrence 1975)</w:t>
      </w:r>
      <w:r w:rsidRPr="008B5EB3">
        <w:fldChar w:fldCharType="end"/>
      </w:r>
      <w:r w:rsidRPr="008B5EB3">
        <w:t xml:space="preserve"> pointed towards some additional older papers and </w:t>
      </w:r>
      <w:r w:rsidRPr="00910E69">
        <w:t xml:space="preserve">unpublished </w:t>
      </w:r>
      <w:r>
        <w:t xml:space="preserve">manuscripts (e.g. </w:t>
      </w:r>
      <w:r w:rsidRPr="00815CAC">
        <w:t xml:space="preserve">Faller-Fritsch &amp; Emson 1972 in </w:t>
      </w:r>
      <w:r w:rsidRPr="0041434F">
        <w:fldChar w:fldCharType="begin"/>
      </w:r>
      <w:r w:rsidRPr="0041434F">
        <w:instrText>ADDIN BEC{Lawrence, 1975 #66119}</w:instrText>
      </w:r>
      <w:r w:rsidRPr="0041434F">
        <w:fldChar w:fldCharType="separate"/>
      </w:r>
      <w:r w:rsidRPr="0041434F">
        <w:t>(Lawrence 1975)</w:t>
      </w:r>
      <w:r w:rsidRPr="0041434F">
        <w:fldChar w:fldCharType="end"/>
      </w:r>
      <w:r w:rsidRPr="00910E69">
        <w:t xml:space="preserve">. </w:t>
      </w:r>
      <w:r>
        <w:t xml:space="preserve">Studies reporting </w:t>
      </w:r>
      <w:r w:rsidRPr="0064733F">
        <w:rPr>
          <w:i/>
          <w:iCs/>
        </w:rPr>
        <w:t>A</w:t>
      </w:r>
      <w:r>
        <w:t xml:space="preserve"> or </w:t>
      </w:r>
      <w:r w:rsidRPr="0064733F">
        <w:rPr>
          <w:i/>
          <w:iCs/>
        </w:rPr>
        <w:t>D</w:t>
      </w:r>
      <w:r>
        <w:t xml:space="preserve"> without </w:t>
      </w:r>
      <w:r w:rsidRPr="0064733F">
        <w:rPr>
          <w:i/>
          <w:iCs/>
        </w:rPr>
        <w:t>C</w:t>
      </w:r>
      <w:r>
        <w:t xml:space="preserve"> </w:t>
      </w:r>
      <w:r>
        <w:lastRenderedPageBreak/>
        <w:t xml:space="preserve">(e.g. </w:t>
      </w:r>
      <w:r w:rsidRPr="0064733F">
        <w:fldChar w:fldCharType="begin"/>
      </w:r>
      <w:r w:rsidRPr="0064733F">
        <w:instrText>ADDIN BEC{Lilly, 1979 #95767}</w:instrText>
      </w:r>
      <w:r w:rsidRPr="0064733F">
        <w:fldChar w:fldCharType="separate"/>
      </w:r>
      <w:r w:rsidRPr="0064733F">
        <w:t>(Lilly 1979)</w:t>
      </w:r>
      <w:r w:rsidRPr="0064733F">
        <w:fldChar w:fldCharType="end"/>
      </w:r>
      <w:r>
        <w:t xml:space="preserve"> could not be used. We also excluded s</w:t>
      </w:r>
      <w:r w:rsidRPr="00910E69">
        <w:t xml:space="preserve">tudies using artificial feeds (e.g. </w:t>
      </w:r>
      <w:r w:rsidRPr="007E6374">
        <w:fldChar w:fldCharType="begin"/>
      </w:r>
      <w:r w:rsidRPr="007E6374">
        <w:instrText>ADDIN BEC{Nagai and Kaneko, 1975 #16769; Fernandez and Boudouresque, 2000 #39815}</w:instrText>
      </w:r>
      <w:r w:rsidRPr="007E6374">
        <w:fldChar w:fldCharType="separate"/>
      </w:r>
      <w:r w:rsidRPr="007E6374">
        <w:t>(Nagai &amp; Kaneko 1975, Fernandez &amp; Boudouresque 2000)</w:t>
      </w:r>
      <w:r w:rsidRPr="007E6374">
        <w:fldChar w:fldCharType="end"/>
      </w:r>
      <w:r w:rsidRPr="00910E69">
        <w:t>, which includes most of the aquaculture literature,</w:t>
      </w:r>
      <w:r>
        <w:t xml:space="preserve"> and</w:t>
      </w:r>
      <w:r w:rsidRPr="00910E69">
        <w:t xml:space="preserve"> those using the Conover equation </w:t>
      </w:r>
      <w:r>
        <w:t xml:space="preserve">to calculate absorption </w:t>
      </w:r>
      <w:r w:rsidRPr="00910E69">
        <w:t xml:space="preserve">(e.g. </w:t>
      </w:r>
      <w:r w:rsidRPr="00B2255F">
        <w:fldChar w:fldCharType="begin"/>
      </w:r>
      <w:r w:rsidRPr="00B2255F">
        <w:instrText>ADDIN BEC{Thompson, 1983 #102708; Orr et al., 2014 #72283}</w:instrText>
      </w:r>
      <w:r w:rsidRPr="00B2255F">
        <w:fldChar w:fldCharType="separate"/>
      </w:r>
      <w:r w:rsidRPr="00B2255F">
        <w:t>(Thompson 1983, Orr et al. 2014)</w:t>
      </w:r>
      <w:r w:rsidRPr="00B2255F">
        <w:fldChar w:fldCharType="end"/>
      </w:r>
      <w:r w:rsidRPr="00910E69">
        <w:t xml:space="preserve"> because organic matter absorption is not necessarily representative of mass absorption in urchins</w:t>
      </w:r>
      <w:r>
        <w:t xml:space="preserve"> </w:t>
      </w:r>
      <w:r w:rsidRPr="00562CB4">
        <w:fldChar w:fldCharType="begin"/>
      </w:r>
      <w:r w:rsidRPr="00562CB4">
        <w:instrText>ADDIN BEC{Larson et al., 1980 #49610; Lares, 1999 #84073}</w:instrText>
      </w:r>
      <w:r w:rsidRPr="00562CB4">
        <w:fldChar w:fldCharType="separate"/>
      </w:r>
      <w:r w:rsidRPr="00562CB4">
        <w:t>(Larson et al. 1980, Lares 1999)</w:t>
      </w:r>
      <w:r w:rsidRPr="00562CB4">
        <w:fldChar w:fldCharType="end"/>
      </w:r>
      <w:r w:rsidRPr="00910E69">
        <w:t>.</w:t>
      </w:r>
      <w:r>
        <w:t xml:space="preserve"> In one case accepted calories as a proxy</w:t>
      </w:r>
      <w:r w:rsidRPr="00815CAC">
        <w:t xml:space="preserve"> </w:t>
      </w:r>
      <w:r>
        <w:t xml:space="preserve">for mass since calorific content was similar in ingesta and egesta </w:t>
      </w:r>
      <w:r w:rsidRPr="000E58D3">
        <w:fldChar w:fldCharType="begin"/>
      </w:r>
      <w:r w:rsidRPr="000E58D3">
        <w:instrText>ADDIN BEC{Miller and Mann, 1973 #1904}</w:instrText>
      </w:r>
      <w:r w:rsidRPr="000E58D3">
        <w:fldChar w:fldCharType="separate"/>
      </w:r>
      <w:r w:rsidRPr="000E58D3">
        <w:t>(Miller &amp; Mann 1973)</w:t>
      </w:r>
      <w:r w:rsidRPr="000E58D3">
        <w:fldChar w:fldCharType="end"/>
      </w:r>
      <w:r w:rsidRPr="00815CAC">
        <w:t xml:space="preserve">. </w:t>
      </w:r>
      <w:r>
        <w:t xml:space="preserve">Our search resulted in 31 useable studies </w:t>
      </w:r>
      <w:r w:rsidR="00C11DB1">
        <w:t xml:space="preserve">(see </w:t>
      </w:r>
      <w:r w:rsidR="00C11DB1" w:rsidRPr="00C11DB1">
        <w:rPr>
          <w:i/>
          <w:iCs/>
        </w:rPr>
        <w:t>Supplementary references</w:t>
      </w:r>
      <w:r w:rsidR="00C11DB1">
        <w:t xml:space="preserve">) </w:t>
      </w:r>
      <w:r>
        <w:t>with data on 17 species from 10 genera of sea urchins</w:t>
      </w:r>
      <w:r w:rsidR="00200317">
        <w:t xml:space="preserve"> (Echinidea </w:t>
      </w:r>
      <w:r w:rsidR="00EE22CC">
        <w:t>except for</w:t>
      </w:r>
      <w:r w:rsidR="00200317">
        <w:t xml:space="preserve"> two species)</w:t>
      </w:r>
      <w:r>
        <w:t>.</w:t>
      </w:r>
    </w:p>
    <w:p w14:paraId="78265306" w14:textId="77777777" w:rsidR="004F196A" w:rsidRDefault="004F196A" w:rsidP="004F196A"/>
    <w:p w14:paraId="714C01C4" w14:textId="77777777" w:rsidR="004F196A" w:rsidRDefault="004F196A" w:rsidP="004F196A">
      <w:r>
        <w:t xml:space="preserve">Raw data were never available, so observations or summary statistics were either extracted from tables or digitised from plots using </w:t>
      </w:r>
      <w:r w:rsidRPr="00862F78">
        <w:rPr>
          <w:rFonts w:eastAsiaTheme="minorEastAsia"/>
        </w:rPr>
        <w:t xml:space="preserve">WebPlotDigitizer v4.6 </w:t>
      </w:r>
      <w:r>
        <w:fldChar w:fldCharType="begin"/>
      </w:r>
      <w:r>
        <w:instrText>ADDIN BEC{Rohatgi, 2022, #33564}</w:instrText>
      </w:r>
      <w:r>
        <w:fldChar w:fldCharType="separate"/>
      </w:r>
      <w:r>
        <w:t>(Rohatgi 2022)</w:t>
      </w:r>
      <w:r>
        <w:fldChar w:fldCharType="end"/>
      </w:r>
      <w:r>
        <w:t xml:space="preserve">. When </w:t>
      </w:r>
      <w:r w:rsidRPr="001D3E21">
        <w:rPr>
          <w:i/>
          <w:iCs/>
        </w:rPr>
        <w:t>p</w:t>
      </w:r>
      <w:r>
        <w:t xml:space="preserve"> is reported as 0 or </w:t>
      </w:r>
      <w:r w:rsidRPr="005618D6">
        <w:t>≥</w:t>
      </w:r>
      <w:r>
        <w:t xml:space="preserve">1 (e.g. </w:t>
      </w:r>
      <w:r w:rsidRPr="008D65E0">
        <w:fldChar w:fldCharType="begin"/>
      </w:r>
      <w:r w:rsidRPr="008D65E0">
        <w:instrText>ADDIN BEC{Ganteaume et al., 1998, #28089}</w:instrText>
      </w:r>
      <w:r w:rsidRPr="008D65E0">
        <w:fldChar w:fldCharType="separate"/>
      </w:r>
      <w:r w:rsidRPr="008D65E0">
        <w:t>(Ganteaume et al. 1998)</w:t>
      </w:r>
      <w:r w:rsidRPr="008D65E0">
        <w:fldChar w:fldCharType="end"/>
      </w:r>
      <w:r>
        <w:t>,</w:t>
      </w:r>
      <w:r w:rsidRPr="00F93825">
        <w:t xml:space="preserve"> </w:t>
      </w:r>
      <w:r>
        <w:t xml:space="preserve">this violates its conceptual definition as a proportion, so we recorded 0.0001 for 0 and 0.9999 for </w:t>
      </w:r>
      <w:r w:rsidRPr="005618D6">
        <w:t>≥</w:t>
      </w:r>
      <w:r>
        <w:t xml:space="preserve">1. When observations were summarised, sample mean </w:t>
      </w:r>
      <w:r w:rsidRPr="001C1C91">
        <w:rPr>
          <w:i/>
          <w:iCs/>
        </w:rPr>
        <w:t>μ</w:t>
      </w:r>
      <w:r>
        <w:t xml:space="preserve">, sample standard deviation </w:t>
      </w:r>
      <w:r w:rsidRPr="001C1C91">
        <w:rPr>
          <w:i/>
          <w:iCs/>
        </w:rPr>
        <w:t>σ</w:t>
      </w:r>
      <w:r w:rsidRPr="001C1C91">
        <w:t xml:space="preserve"> </w:t>
      </w:r>
      <w:r>
        <w:t xml:space="preserve">and sample size </w:t>
      </w:r>
      <w:r w:rsidRPr="001C1C91">
        <w:rPr>
          <w:i/>
          <w:iCs/>
        </w:rPr>
        <w:t>n</w:t>
      </w:r>
      <w:r>
        <w:t xml:space="preserve"> were recorded. When u</w:t>
      </w:r>
      <w:r w:rsidRPr="000B1A43">
        <w:t xml:space="preserve">ncertainty was given as </w:t>
      </w:r>
      <w:r>
        <w:t>the standard error of the mean (</w:t>
      </w:r>
      <w:r w:rsidRPr="001C1C91">
        <w:rPr>
          <w:i/>
          <w:iCs/>
        </w:rPr>
        <w:t>σ</w:t>
      </w:r>
      <w:r w:rsidRPr="001C1C91">
        <w:rPr>
          <w:i/>
          <w:iCs/>
          <w:vertAlign w:val="subscript"/>
        </w:rPr>
        <w:t>μ</w:t>
      </w:r>
      <w:r>
        <w:t xml:space="preserve">), it was converted </w:t>
      </w:r>
      <w:r w:rsidRPr="001C1C91">
        <w:t>as</w:t>
      </w:r>
      <w:r>
        <w:t xml:space="preserve"> </w:t>
      </w:r>
      <w:r w:rsidRPr="001C1C91">
        <w:rPr>
          <w:i/>
          <w:iCs/>
        </w:rPr>
        <w:t>σ</w:t>
      </w:r>
      <w:r>
        <w:t xml:space="preserve"> = </w:t>
      </w:r>
      <w:r w:rsidRPr="001C1C91">
        <w:rPr>
          <w:i/>
          <w:iCs/>
        </w:rPr>
        <w:t>σ</w:t>
      </w:r>
      <w:r w:rsidRPr="001C1C91">
        <w:rPr>
          <w:i/>
          <w:iCs/>
          <w:vertAlign w:val="subscript"/>
        </w:rPr>
        <w:t>μ</w:t>
      </w:r>
      <w:r w:rsidRPr="00AA2216">
        <w:t>√</w:t>
      </w:r>
      <w:r w:rsidRPr="001C1C91">
        <w:rPr>
          <w:i/>
          <w:iCs/>
        </w:rPr>
        <w:t>n</w:t>
      </w:r>
      <w:r w:rsidRPr="000B1A43">
        <w:rPr>
          <w:rFonts w:eastAsiaTheme="minorEastAsia"/>
        </w:rPr>
        <w:t xml:space="preserve">. </w:t>
      </w:r>
      <w:r w:rsidRPr="000B1A43">
        <w:t xml:space="preserve">The resulting </w:t>
      </w:r>
      <w:r>
        <w:t xml:space="preserve">dataset contains </w:t>
      </w:r>
      <w:r w:rsidRPr="000B1A43">
        <w:t xml:space="preserve">a mixture of observations and means. To jointly analyse data with such different levels of uncertainty one must either </w:t>
      </w:r>
      <w:r>
        <w:t>summarise</w:t>
      </w:r>
      <w:r w:rsidRPr="000B1A43">
        <w:t xml:space="preserve"> observations and build a measurement error model or </w:t>
      </w:r>
      <w:r>
        <w:t>simulate</w:t>
      </w:r>
      <w:r w:rsidRPr="000B1A43">
        <w:t xml:space="preserve"> </w:t>
      </w:r>
      <w:r>
        <w:t xml:space="preserve">the unknown </w:t>
      </w:r>
      <w:r w:rsidRPr="000B1A43">
        <w:t>observations</w:t>
      </w:r>
      <w:r>
        <w:t xml:space="preserve"> underlying the mean</w:t>
      </w:r>
      <w:r w:rsidRPr="000B1A43">
        <w:t xml:space="preserve">. </w:t>
      </w:r>
      <w:r>
        <w:t xml:space="preserve">In this case, it is not possible to summarise the data in a balanced way. For some species there are few observations from a single study (e.g. </w:t>
      </w:r>
      <w:r w:rsidRPr="00AE442E">
        <w:rPr>
          <w:i/>
          <w:iCs/>
        </w:rPr>
        <w:t>Mesocentrotus nudus</w:t>
      </w:r>
      <w:r>
        <w:t xml:space="preserve">) which need to be correctly weighted against species with hundreds of observations across many studies (e.g. </w:t>
      </w:r>
      <w:r w:rsidRPr="00AE442E">
        <w:rPr>
          <w:i/>
          <w:iCs/>
        </w:rPr>
        <w:t>S. droebachiensis</w:t>
      </w:r>
      <w:r>
        <w:t xml:space="preserve">). Hence, we decided to </w:t>
      </w:r>
      <w:r w:rsidRPr="000B1A43">
        <w:t>simulat</w:t>
      </w:r>
      <w:r>
        <w:t xml:space="preserve">e </w:t>
      </w:r>
      <w:r w:rsidRPr="000B1A43">
        <w:t>observations</w:t>
      </w:r>
      <w:r>
        <w:t>.</w:t>
      </w:r>
    </w:p>
    <w:p w14:paraId="0BECAE53" w14:textId="77777777" w:rsidR="004F196A" w:rsidRDefault="004F196A" w:rsidP="004F196A"/>
    <w:p w14:paraId="11E84BD8" w14:textId="77777777" w:rsidR="004F196A" w:rsidRPr="00031620" w:rsidRDefault="004F196A" w:rsidP="004F196A">
      <w:r>
        <w:t xml:space="preserve">Although the beta distribution is the underlying data distribution of </w:t>
      </w:r>
      <w:r w:rsidRPr="001C1C91">
        <w:rPr>
          <w:i/>
          <w:iCs/>
        </w:rPr>
        <w:t>p</w:t>
      </w:r>
      <w:r>
        <w:t xml:space="preserve">, it cannot be safely used in all cases because it fails when the constraint </w:t>
      </w:r>
      <w:r w:rsidRPr="001C1C91">
        <w:rPr>
          <w:i/>
          <w:iCs/>
        </w:rPr>
        <w:t>σ</w:t>
      </w:r>
      <w:r w:rsidRPr="00AF3979">
        <w:rPr>
          <w:vertAlign w:val="superscript"/>
        </w:rPr>
        <w:t>2</w:t>
      </w:r>
      <w:r w:rsidRPr="001C527C">
        <w:t xml:space="preserve"> &lt;</w:t>
      </w:r>
      <w:r>
        <w:t xml:space="preserve"> </w:t>
      </w:r>
      <w:r w:rsidRPr="001C1C91">
        <w:rPr>
          <w:i/>
          <w:iCs/>
        </w:rPr>
        <w:t>μ</w:t>
      </w:r>
      <w:r>
        <w:t xml:space="preserve">(1 </w:t>
      </w:r>
      <w:r w:rsidRPr="00AF3979">
        <w:t>−</w:t>
      </w:r>
      <w:r w:rsidRPr="00AF3979">
        <w:rPr>
          <w:i/>
          <w:iCs/>
        </w:rPr>
        <w:t xml:space="preserve"> </w:t>
      </w:r>
      <w:r w:rsidRPr="001C1C91">
        <w:rPr>
          <w:i/>
          <w:iCs/>
        </w:rPr>
        <w:t>μ</w:t>
      </w:r>
      <w:r>
        <w:t xml:space="preserve">) is violated and degenerates from a uniform to a U-shaped distribution for large </w:t>
      </w:r>
      <w:r w:rsidRPr="001C1C91">
        <w:rPr>
          <w:i/>
          <w:iCs/>
        </w:rPr>
        <w:t>σ</w:t>
      </w:r>
      <w:r>
        <w:t xml:space="preserve"> that obey the constraint. We therefore used a normal distribution truncated at 0 and 1 and drew samples using the random number function </w:t>
      </w:r>
      <w:r w:rsidRPr="00AF3979">
        <w:rPr>
          <w:rFonts w:ascii="Courier New" w:hAnsi="Courier New" w:cs="Courier New"/>
        </w:rPr>
        <w:t>rtnorm( n , mean , sd , 0 , 1 )</w:t>
      </w:r>
      <w:r>
        <w:t xml:space="preserve"> from extraDistr v1.10.0.2 </w:t>
      </w:r>
      <w:r w:rsidRPr="005A5721">
        <w:fldChar w:fldCharType="begin"/>
      </w:r>
      <w:r w:rsidRPr="005A5721">
        <w:instrText>ADDIN BEC{Wolodzko, 2023 #18370}</w:instrText>
      </w:r>
      <w:r w:rsidRPr="005A5721">
        <w:fldChar w:fldCharType="separate"/>
      </w:r>
      <w:r w:rsidRPr="005A5721">
        <w:t>(Wolodzko 2023)</w:t>
      </w:r>
      <w:r w:rsidRPr="005A5721">
        <w:fldChar w:fldCharType="end"/>
      </w:r>
      <w:r w:rsidRPr="00AF3979">
        <w:t>.</w:t>
      </w:r>
      <w:r>
        <w:t xml:space="preserve"> Sometimes summaries of </w:t>
      </w:r>
      <w:r w:rsidRPr="00FF54AA">
        <w:rPr>
          <w:i/>
          <w:iCs/>
        </w:rPr>
        <w:t>C</w:t>
      </w:r>
      <w:r>
        <w:t xml:space="preserve"> and </w:t>
      </w:r>
      <w:r w:rsidRPr="001C527C">
        <w:rPr>
          <w:i/>
          <w:iCs/>
        </w:rPr>
        <w:t>A</w:t>
      </w:r>
      <w:r>
        <w:t xml:space="preserve"> or </w:t>
      </w:r>
      <w:r w:rsidRPr="00FF54AA">
        <w:rPr>
          <w:i/>
          <w:iCs/>
        </w:rPr>
        <w:t>D</w:t>
      </w:r>
      <w:r>
        <w:t xml:space="preserve"> were provided. Since these rates can be assumed to be gamma distributed, we propagated uncertainty by simulating their distributions as </w:t>
      </w:r>
      <w:r w:rsidRPr="00AF3979">
        <w:rPr>
          <w:rFonts w:ascii="Courier New" w:hAnsi="Courier New" w:cs="Courier New"/>
        </w:rPr>
        <w:t>r</w:t>
      </w:r>
      <w:r>
        <w:rPr>
          <w:rFonts w:ascii="Courier New" w:hAnsi="Courier New" w:cs="Courier New"/>
        </w:rPr>
        <w:t>gamma</w:t>
      </w:r>
      <w:r w:rsidRPr="00AF3979">
        <w:rPr>
          <w:rFonts w:ascii="Courier New" w:hAnsi="Courier New" w:cs="Courier New"/>
        </w:rPr>
        <w:t xml:space="preserve">( </w:t>
      </w:r>
      <w:r>
        <w:rPr>
          <w:rFonts w:ascii="Courier New" w:hAnsi="Courier New" w:cs="Courier New"/>
        </w:rPr>
        <w:t>1e6</w:t>
      </w:r>
      <w:r w:rsidRPr="00AF3979">
        <w:rPr>
          <w:rFonts w:ascii="Courier New" w:hAnsi="Courier New" w:cs="Courier New"/>
        </w:rPr>
        <w:t xml:space="preserve"> , mean</w:t>
      </w:r>
      <w:r>
        <w:rPr>
          <w:rFonts w:ascii="Courier New" w:hAnsi="Courier New" w:cs="Courier New"/>
        </w:rPr>
        <w:t>^2</w:t>
      </w:r>
      <w:r w:rsidRPr="00AF3979">
        <w:rPr>
          <w:rFonts w:ascii="Courier New" w:hAnsi="Courier New" w:cs="Courier New"/>
        </w:rPr>
        <w:t xml:space="preserve"> </w:t>
      </w:r>
      <w:r>
        <w:rPr>
          <w:rFonts w:ascii="Courier New" w:hAnsi="Courier New" w:cs="Courier New"/>
        </w:rPr>
        <w:t>/</w:t>
      </w:r>
      <w:r w:rsidRPr="00AF3979">
        <w:rPr>
          <w:rFonts w:ascii="Courier New" w:hAnsi="Courier New" w:cs="Courier New"/>
        </w:rPr>
        <w:t xml:space="preserve"> sd</w:t>
      </w:r>
      <w:r>
        <w:rPr>
          <w:rFonts w:ascii="Courier New" w:hAnsi="Courier New" w:cs="Courier New"/>
        </w:rPr>
        <w:t>^2</w:t>
      </w:r>
      <w:r w:rsidRPr="00AF3979">
        <w:rPr>
          <w:rFonts w:ascii="Courier New" w:hAnsi="Courier New" w:cs="Courier New"/>
        </w:rPr>
        <w:t xml:space="preserve"> , </w:t>
      </w:r>
      <w:r>
        <w:rPr>
          <w:rFonts w:ascii="Courier New" w:hAnsi="Courier New" w:cs="Courier New"/>
        </w:rPr>
        <w:t>mean / sd^2</w:t>
      </w:r>
      <w:r w:rsidRPr="00AF3979">
        <w:rPr>
          <w:rFonts w:ascii="Courier New" w:hAnsi="Courier New" w:cs="Courier New"/>
        </w:rPr>
        <w:t xml:space="preserve"> )</w:t>
      </w:r>
      <w:r>
        <w:t xml:space="preserve">, calculating the ratio distribution and summarising it in terms of </w:t>
      </w:r>
      <w:r w:rsidRPr="001C1C91">
        <w:rPr>
          <w:i/>
          <w:iCs/>
        </w:rPr>
        <w:t>μ</w:t>
      </w:r>
      <w:r>
        <w:t xml:space="preserve"> and </w:t>
      </w:r>
      <w:r w:rsidRPr="001C1C91">
        <w:rPr>
          <w:i/>
          <w:iCs/>
        </w:rPr>
        <w:t>σ</w:t>
      </w:r>
      <w:r>
        <w:t xml:space="preserve">. The ratio of two gamma distributions is a beta prime distribution which allows </w:t>
      </w:r>
      <w:r w:rsidRPr="001C1C91">
        <w:rPr>
          <w:i/>
          <w:iCs/>
        </w:rPr>
        <w:t>μ</w:t>
      </w:r>
      <w:r>
        <w:t xml:space="preserve"> &gt; 1. We therefore did not simulate from the ratio distribution but used its </w:t>
      </w:r>
      <w:r w:rsidRPr="001C1C91">
        <w:rPr>
          <w:i/>
          <w:iCs/>
        </w:rPr>
        <w:t>μ</w:t>
      </w:r>
      <w:r>
        <w:t xml:space="preserve"> and </w:t>
      </w:r>
      <w:r w:rsidRPr="001C1C91">
        <w:rPr>
          <w:i/>
          <w:iCs/>
        </w:rPr>
        <w:t>σ</w:t>
      </w:r>
      <w:r>
        <w:t xml:space="preserve"> to simulate from the truncated normal distribution as described. This resulted in 1324 observations to which we added our 44 observations of </w:t>
      </w:r>
      <w:r w:rsidRPr="00466D1C">
        <w:rPr>
          <w:i/>
          <w:iCs/>
        </w:rPr>
        <w:t>D</w:t>
      </w:r>
      <w:r>
        <w:t xml:space="preserve"> / </w:t>
      </w:r>
      <w:r w:rsidRPr="00466D1C">
        <w:rPr>
          <w:i/>
          <w:iCs/>
        </w:rPr>
        <w:t>C</w:t>
      </w:r>
      <w:r>
        <w:t xml:space="preserve">, making </w:t>
      </w:r>
      <w:r w:rsidRPr="00F37966">
        <w:rPr>
          <w:i/>
          <w:iCs/>
        </w:rPr>
        <w:t>n</w:t>
      </w:r>
      <w:r>
        <w:t xml:space="preserve"> = 1368. </w:t>
      </w:r>
    </w:p>
    <w:p w14:paraId="17B25EF5" w14:textId="77777777" w:rsidR="004F196A" w:rsidRDefault="004F196A" w:rsidP="004F196A"/>
    <w:p w14:paraId="30F1AD67" w14:textId="77777777" w:rsidR="004F196A" w:rsidRPr="003E403C" w:rsidRDefault="004F196A" w:rsidP="004F196A">
      <w:r>
        <w:t xml:space="preserve">Since we are here modelling </w:t>
      </w:r>
      <w:r w:rsidRPr="00F008C4">
        <w:rPr>
          <w:i/>
          <w:iCs/>
        </w:rPr>
        <w:t>p</w:t>
      </w:r>
      <w:r>
        <w:t xml:space="preserve"> directly, our likelihood function is the beta distribution. We are interested in the nested predictors functional group </w:t>
      </w:r>
      <w:r w:rsidRPr="00A11AEB">
        <w:rPr>
          <w:i/>
          <w:iCs/>
        </w:rPr>
        <w:t>F</w:t>
      </w:r>
      <w:r>
        <w:t xml:space="preserve"> (kelp-feeding vs. other urchins), genus </w:t>
      </w:r>
      <w:r w:rsidRPr="00A11AEB">
        <w:rPr>
          <w:i/>
          <w:iCs/>
        </w:rPr>
        <w:t>G</w:t>
      </w:r>
      <w:r>
        <w:t xml:space="preserve">, species </w:t>
      </w:r>
      <w:r w:rsidRPr="00A11AEB">
        <w:rPr>
          <w:i/>
          <w:iCs/>
        </w:rPr>
        <w:t>S</w:t>
      </w:r>
      <w:r>
        <w:t xml:space="preserve"> and reference </w:t>
      </w:r>
      <w:r w:rsidRPr="00A11AEB">
        <w:rPr>
          <w:i/>
          <w:iCs/>
        </w:rPr>
        <w:t>R</w:t>
      </w:r>
      <w:r>
        <w:t xml:space="preserve">. The best way to model this is using a multilevel model. Although in simple cases partial pooling with the beta distribution is possible (Equation 5), this method fails for multiple levels. The normal distribution is far more stable and allows non-centred parameterisation in terms of </w:t>
      </w:r>
      <w:r w:rsidRPr="00434481">
        <w:rPr>
          <w:i/>
          <w:iCs/>
        </w:rPr>
        <w:t>z</w:t>
      </w:r>
      <w:r>
        <w:t xml:space="preserve">-scores </w:t>
      </w:r>
      <w:r w:rsidRPr="001453DE">
        <w:rPr>
          <w:lang w:bidi="he-IL"/>
        </w:rPr>
        <w:fldChar w:fldCharType="begin"/>
      </w:r>
      <w:r w:rsidRPr="001453DE">
        <w:rPr>
          <w:lang w:bidi="he-IL"/>
        </w:rPr>
        <w:instrText>ADDIN BEC{McElreath, 2020 #44454}</w:instrText>
      </w:r>
      <w:r w:rsidRPr="001453DE">
        <w:rPr>
          <w:lang w:bidi="he-IL"/>
        </w:rPr>
        <w:fldChar w:fldCharType="separate"/>
      </w:r>
      <w:r w:rsidRPr="001453DE">
        <w:rPr>
          <w:lang w:bidi="he-IL"/>
        </w:rPr>
        <w:t>(McElreath 2020)</w:t>
      </w:r>
      <w:r w:rsidRPr="001453DE">
        <w:rPr>
          <w:lang w:bidi="he-IL"/>
        </w:rPr>
        <w:fldChar w:fldCharType="end"/>
      </w:r>
      <w:r>
        <w:t>. Hence, we used the logit link function as</w:t>
      </w:r>
    </w:p>
    <w:p w14:paraId="42961E70" w14:textId="77777777" w:rsidR="004F196A" w:rsidRPr="003E403C" w:rsidRDefault="004F196A" w:rsidP="004F196A"/>
    <w:p w14:paraId="141A763F" w14:textId="77777777" w:rsidR="004F196A" w:rsidRDefault="00000000" w:rsidP="004F196A">
      <w:pPr>
        <w:tabs>
          <w:tab w:val="right" w:pos="9026"/>
        </w:tabs>
        <w:rPr>
          <w:i/>
        </w:rPr>
      </w:pPr>
      <m:oMath>
        <m:sSub>
          <m:sSubPr>
            <m:ctrlPr>
              <w:rPr>
                <w:rFonts w:ascii="Cambria Math" w:hAnsi="Cambria Math"/>
                <w:i/>
                <w:kern w:val="2"/>
              </w:rPr>
            </m:ctrlPr>
          </m:sSubPr>
          <m:e>
            <m:r>
              <w:rPr>
                <w:rFonts w:ascii="Cambria Math" w:hAnsi="Cambria Math"/>
              </w:rPr>
              <m:t>p</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eastAsiaTheme="minorEastAsia" w:hAnsi="Cambria Math"/>
          </w:rPr>
          <m:t>ν</m:t>
        </m:r>
        <m:r>
          <w:rPr>
            <w:rFonts w:ascii="Cambria Math" w:hAnsi="Cambria Math"/>
            <w:lang w:bidi="he-IL"/>
          </w:rPr>
          <m:t xml:space="preserve"> , </m:t>
        </m:r>
        <m:r>
          <w:rPr>
            <w:rFonts w:ascii="Cambria Math" w:eastAsiaTheme="minorEastAsia" w:hAnsi="Cambria Math"/>
          </w:rPr>
          <m:t>(1-</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eastAsiaTheme="minorEastAsia" w:hAnsi="Cambria Math"/>
          </w:rPr>
          <m:t>)ν</m:t>
        </m:r>
        <m:r>
          <w:rPr>
            <w:rFonts w:ascii="Cambria Math" w:hAnsi="Cambria Math"/>
            <w:lang w:bidi="he-IL"/>
          </w:rPr>
          <m:t xml:space="preserve"> )</m:t>
        </m:r>
      </m:oMath>
      <w:r w:rsidR="004F196A" w:rsidRPr="00730DE0">
        <w:rPr>
          <w:rFonts w:eastAsiaTheme="minorEastAsia"/>
          <w:lang w:bidi="he-IL"/>
        </w:rPr>
        <w:tab/>
        <w:t>(</w:t>
      </w:r>
      <w:r w:rsidR="004F196A">
        <w:rPr>
          <w:rFonts w:eastAsiaTheme="minorEastAsia"/>
          <w:lang w:bidi="he-IL"/>
        </w:rPr>
        <w:t>6</w:t>
      </w:r>
      <w:r w:rsidR="004F196A" w:rsidRPr="00730DE0">
        <w:rPr>
          <w:rFonts w:eastAsiaTheme="minorEastAsia"/>
          <w:lang w:bidi="he-IL"/>
        </w:rPr>
        <w:t>)</w:t>
      </w:r>
      <w:r w:rsidR="004F196A" w:rsidRPr="00730DE0">
        <w:rPr>
          <w:i/>
        </w:rPr>
        <w:t xml:space="preserve"> </w:t>
      </w:r>
    </w:p>
    <w:p w14:paraId="56371445" w14:textId="77777777" w:rsidR="004F196A" w:rsidRPr="0035653C" w:rsidRDefault="004F196A" w:rsidP="004F196A">
      <w:pPr>
        <w:tabs>
          <w:tab w:val="right" w:pos="9026"/>
        </w:tabs>
        <w:rPr>
          <w:rFonts w:eastAsiaTheme="minorEastAsia"/>
          <w:lang w:bidi="he-IL"/>
        </w:rPr>
      </w:pPr>
      <m:oMathPara>
        <m:oMathParaPr>
          <m:jc m:val="left"/>
        </m:oMathParaPr>
        <m:oMath>
          <m:r>
            <m:rPr>
              <m:sty m:val="p"/>
            </m:rPr>
            <w:rPr>
              <w:rFonts w:ascii="Cambria Math" w:hAnsi="Cambria Math"/>
            </w:rPr>
            <m:t>logit</m:t>
          </m:r>
          <m:r>
            <w:rPr>
              <w:rFonts w:ascii="Cambria Math" w:hAnsi="Cambria Math"/>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F</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G</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S</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R</m:t>
                  </m:r>
                </m:e>
                <m:sub>
                  <m:r>
                    <w:rPr>
                      <w:rFonts w:ascii="Cambria Math" w:hAnsi="Cambria Math"/>
                      <w:lang w:bidi="he-IL"/>
                    </w:rPr>
                    <m:t>i</m:t>
                  </m:r>
                </m:sub>
              </m:sSub>
            </m:sub>
          </m:sSub>
        </m:oMath>
      </m:oMathPara>
    </w:p>
    <w:p w14:paraId="1A117C8D"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F</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acc>
            <m:accPr>
              <m:chr m:val="̅"/>
              <m:ctrlPr>
                <w:rPr>
                  <w:rFonts w:ascii="Cambria Math" w:hAnsi="Cambria Math"/>
                </w:rPr>
              </m:ctrlPr>
            </m:accPr>
            <m:e>
              <m:r>
                <w:rPr>
                  <w:rFonts w:ascii="Cambria Math" w:hAnsi="Cambria Math"/>
                  <w:lang w:bidi="he-IL"/>
                </w:rPr>
                <m:t>α</m:t>
              </m:r>
            </m:e>
          </m:acc>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F</m:t>
              </m:r>
            </m:sub>
          </m:sSub>
          <m:r>
            <w:rPr>
              <w:rFonts w:ascii="Cambria Math" w:hAnsi="Cambria Math"/>
              <w:lang w:bidi="he-IL"/>
            </w:rPr>
            <m:t xml:space="preserve"> )</m:t>
          </m:r>
        </m:oMath>
      </m:oMathPara>
    </w:p>
    <w:p w14:paraId="2BE3ECC3"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G</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G</m:t>
              </m:r>
            </m:sub>
          </m:sSub>
          <m:r>
            <w:rPr>
              <w:rFonts w:ascii="Cambria Math" w:hAnsi="Cambria Math"/>
              <w:lang w:bidi="he-IL"/>
            </w:rPr>
            <m:t xml:space="preserve"> )</m:t>
          </m:r>
        </m:oMath>
      </m:oMathPara>
    </w:p>
    <w:p w14:paraId="61FECFE0"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lang w:bidi="he-IL"/>
            </w:rPr>
            <m:t xml:space="preserve"> )</m:t>
          </m:r>
        </m:oMath>
      </m:oMathPara>
    </w:p>
    <w:p w14:paraId="0779B8D1" w14:textId="77777777" w:rsidR="004F196A" w:rsidRPr="00DD7D3A" w:rsidRDefault="00000000" w:rsidP="004F196A">
      <w:pPr>
        <w:tabs>
          <w:tab w:val="right" w:pos="9026"/>
        </w:tabs>
        <w:rPr>
          <w:rFonts w:eastAsiaTheme="minorEastAsia"/>
          <w:lang w:bidi="he-IL"/>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R</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R</m:t>
              </m:r>
            </m:sub>
          </m:sSub>
          <m:r>
            <w:rPr>
              <w:rFonts w:ascii="Cambria Math" w:hAnsi="Cambria Math"/>
              <w:lang w:bidi="he-IL"/>
            </w:rPr>
            <m:t xml:space="preserve"> )</m:t>
          </m:r>
        </m:oMath>
      </m:oMathPara>
    </w:p>
    <w:p w14:paraId="63B3E7BD" w14:textId="77777777" w:rsidR="004F196A" w:rsidRPr="006A4F4E" w:rsidRDefault="00000000" w:rsidP="004F196A">
      <w:pPr>
        <w:tabs>
          <w:tab w:val="right" w:pos="9026"/>
        </w:tabs>
        <w:rPr>
          <w:rFonts w:eastAsiaTheme="minorEastAsia"/>
          <w:lang w:bidi="he-IL"/>
        </w:rPr>
      </w:pPr>
      <m:oMathPara>
        <m:oMathParaPr>
          <m:jc m:val="left"/>
        </m:oMathParaPr>
        <m:oMath>
          <m:acc>
            <m:accPr>
              <m:chr m:val="̅"/>
              <m:ctrlPr>
                <w:rPr>
                  <w:rFonts w:ascii="Cambria Math" w:hAnsi="Cambria Math"/>
                </w:rPr>
              </m:ctrlPr>
            </m:accPr>
            <m:e>
              <m:r>
                <w:rPr>
                  <w:rFonts w:ascii="Cambria Math" w:hAnsi="Cambria Math"/>
                  <w:lang w:bidi="he-IL"/>
                </w:rPr>
                <m:t>α</m:t>
              </m:r>
            </m:e>
          </m:acc>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 0.5 )</m:t>
          </m:r>
        </m:oMath>
      </m:oMathPara>
    </w:p>
    <w:p w14:paraId="07CE383F" w14:textId="77777777" w:rsidR="004F196A" w:rsidRPr="00DD7D3A" w:rsidRDefault="00000000" w:rsidP="004F196A">
      <w:pPr>
        <w:tabs>
          <w:tab w:val="right" w:pos="9026"/>
        </w:tabs>
        <w:rPr>
          <w:rFonts w:eastAsiaTheme="minorEastAsia"/>
          <w:iCs/>
        </w:rPr>
      </w:p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F</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G</m:t>
            </m:r>
          </m:sub>
        </m:sSub>
        <m:r>
          <w:rPr>
            <w:rFonts w:ascii="Cambria Math" w:hAnsi="Cambria Math"/>
            <w:lang w:bidi="he-IL"/>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R</m:t>
            </m:r>
          </m:sub>
        </m:sSub>
        <m:r>
          <w:rPr>
            <w:rFonts w:ascii="Cambria Math" w:hAnsi="Cambria Math"/>
          </w:rPr>
          <m:t xml:space="preserve"> </m:t>
        </m:r>
        <m:r>
          <w:rPr>
            <w:rFonts w:ascii="Cambria Math" w:hAnsi="Cambria Math"/>
            <w:lang w:bidi="he-IL"/>
          </w:rPr>
          <m:t xml:space="preserve">~ </m:t>
        </m:r>
        <m:sSub>
          <m:sSubPr>
            <m:ctrlPr>
              <w:rPr>
                <w:rFonts w:ascii="Cambria Math" w:hAnsi="Cambria Math"/>
                <w:i/>
              </w:rPr>
            </m:ctrlPr>
          </m:sSubPr>
          <m:e>
            <m:r>
              <m:rPr>
                <m:sty m:val="p"/>
              </m:rPr>
              <w:rPr>
                <w:rFonts w:ascii="Cambria Math" w:hAnsi="Cambria Math"/>
                <w:lang w:bidi="he-IL"/>
              </w:rPr>
              <m:t>Normal</m:t>
            </m:r>
          </m:e>
          <m:sub>
            <m:r>
              <w:rPr>
                <w:rFonts w:ascii="Cambria Math" w:hAnsi="Cambria Math"/>
                <w:lang w:bidi="he-IL"/>
              </w:rPr>
              <m:t>0,∞</m:t>
            </m:r>
          </m:sub>
        </m:sSub>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 0.5 )</m:t>
        </m:r>
      </m:oMath>
      <w:r w:rsidR="004F196A" w:rsidRPr="004F4EE2">
        <w:rPr>
          <w:rFonts w:eastAsiaTheme="minorEastAsia"/>
          <w:lang w:bidi="he-IL"/>
        </w:rPr>
        <w:tab/>
      </w:r>
    </w:p>
    <w:p w14:paraId="0D5082A9" w14:textId="77777777" w:rsidR="004F196A" w:rsidRPr="004F4EE2" w:rsidRDefault="004F196A" w:rsidP="004F196A">
      <w:pPr>
        <w:tabs>
          <w:tab w:val="right" w:pos="9026"/>
        </w:tabs>
        <w:rPr>
          <w:lang w:bidi="he-IL"/>
        </w:rPr>
      </w:pPr>
      <m:oMath>
        <m:r>
          <w:rPr>
            <w:rFonts w:ascii="Cambria Math" w:hAnsi="Cambria Math"/>
            <w:lang w:bidi="he-IL"/>
          </w:rPr>
          <m:t>ν</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30</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30</m:t>
            </m:r>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64B14297" w14:textId="77777777" w:rsidR="004F196A" w:rsidRPr="00730DE0" w:rsidRDefault="004F196A" w:rsidP="004F196A">
      <w:pPr>
        <w:tabs>
          <w:tab w:val="right" w:pos="9026"/>
        </w:tabs>
        <w:rPr>
          <w:lang w:bidi="he-IL"/>
        </w:rPr>
      </w:pPr>
      <w:r w:rsidRPr="004F4EE2">
        <w:rPr>
          <w:rFonts w:eastAsiaTheme="minorEastAsia"/>
          <w:lang w:bidi="he-IL"/>
        </w:rPr>
        <w:tab/>
      </w:r>
    </w:p>
    <w:p w14:paraId="7F5499B5" w14:textId="77777777" w:rsidR="004F196A" w:rsidRDefault="004F196A" w:rsidP="004F196A">
      <w:r>
        <w:t xml:space="preserve">where </w:t>
      </w:r>
      <w:r w:rsidRPr="009D442E">
        <w:rPr>
          <w:i/>
          <w:iCs/>
        </w:rPr>
        <w:t>µ</w:t>
      </w:r>
      <w:r>
        <w:t xml:space="preserve"> and </w:t>
      </w:r>
      <w:r w:rsidRPr="000831A5">
        <w:rPr>
          <w:rFonts w:eastAsiaTheme="minorEastAsia"/>
          <w:i/>
          <w:iCs/>
        </w:rPr>
        <w:t>ν</w:t>
      </w:r>
      <w:r>
        <w:t xml:space="preserve"> are the beta likelihood mean and precision. Since we consider this meta-analysis exhaustive, there is no independent prior information to inform </w:t>
      </w:r>
      <w:r w:rsidRPr="00E465FD">
        <w:rPr>
          <w:i/>
          <w:iCs/>
        </w:rPr>
        <w:t>µ</w:t>
      </w:r>
      <w:r>
        <w:t>. We therefore centre it on 0 in logit space, which is equivalent to a proportion of 0.5.</w:t>
      </w:r>
    </w:p>
    <w:p w14:paraId="6B99A272" w14:textId="77777777" w:rsidR="004F196A" w:rsidRDefault="004F196A" w:rsidP="004F196A"/>
    <w:p w14:paraId="7FF9EC9E" w14:textId="77777777" w:rsidR="004F196A" w:rsidRDefault="004F196A" w:rsidP="004F196A">
      <w:pPr>
        <w:pStyle w:val="ListParagraph"/>
        <w:numPr>
          <w:ilvl w:val="1"/>
          <w:numId w:val="4"/>
        </w:numPr>
        <w:ind w:left="567" w:hanging="567"/>
        <w:rPr>
          <w:rFonts w:ascii="Times New Roman" w:hAnsi="Times New Roman"/>
          <w:b/>
          <w:bCs/>
          <w:lang w:val="en-GB"/>
        </w:rPr>
      </w:pPr>
      <w:r w:rsidRPr="001E6D5A">
        <w:rPr>
          <w:rFonts w:ascii="Times New Roman" w:hAnsi="Times New Roman"/>
          <w:b/>
          <w:bCs/>
          <w:lang w:val="en-GB"/>
        </w:rPr>
        <w:t>Carbon and nitrogen</w:t>
      </w:r>
    </w:p>
    <w:p w14:paraId="31F75752" w14:textId="0ACBEE72" w:rsidR="004F196A" w:rsidRDefault="004F196A" w:rsidP="004F196A">
      <w:pPr>
        <w:rPr>
          <w:rStyle w:val="Emphasis"/>
          <w:i w:val="0"/>
          <w:iCs w:val="0"/>
        </w:rPr>
      </w:pPr>
      <w:r>
        <w:t>Lyophilised kelp and faeces</w:t>
      </w:r>
      <w:r w:rsidRPr="00C926B5">
        <w:t xml:space="preserve"> </w:t>
      </w:r>
      <w:r>
        <w:t>were</w:t>
      </w:r>
      <w:r w:rsidRPr="00C926B5">
        <w:t xml:space="preserve"> pulverised using a </w:t>
      </w:r>
      <w:r w:rsidR="00B56502">
        <w:t>zirconium</w:t>
      </w:r>
      <w:r>
        <w:t xml:space="preserve"> </w:t>
      </w:r>
      <w:r w:rsidRPr="00C926B5">
        <w:t xml:space="preserve">bead mill </w:t>
      </w:r>
      <w:r>
        <w:t xml:space="preserve">in Norway </w:t>
      </w:r>
      <w:r w:rsidRPr="00C926B5">
        <w:t xml:space="preserve">(Precellys, Bertin Technologies, </w:t>
      </w:r>
      <w:r w:rsidRPr="00C926B5">
        <w:rPr>
          <w:rStyle w:val="Emphasis"/>
          <w:i w:val="0"/>
          <w:iCs w:val="0"/>
        </w:rPr>
        <w:t>Montigny-le-Bretonneux, France</w:t>
      </w:r>
      <w:r>
        <w:rPr>
          <w:rStyle w:val="Emphasis"/>
          <w:i w:val="0"/>
          <w:iCs w:val="0"/>
        </w:rPr>
        <w:t>). Powder samples were transported to Australia for analysis, where they were kept in a desiccation chamber with silica beads and in some cases lyophilised again (</w:t>
      </w:r>
      <w:r>
        <w:t>FreeZone 2.5 L, Labconco, Kansas City, USA</w:t>
      </w:r>
      <w:r>
        <w:rPr>
          <w:rStyle w:val="Emphasis"/>
          <w:i w:val="0"/>
          <w:iCs w:val="0"/>
        </w:rPr>
        <w:t>) prior to being re-milled with zirconium beads (MM 400, Retsch, Haan, Germany). The elemental stoichiometry of samples weighed into tin capsules (d = 1 µg, Sartorius) was analysed on an isotope ratio mass spectrometer (DeltaV, Thermo Fisher Scientific, Waltham, USA) in the West Australian Biogeochemistry Centre.</w:t>
      </w:r>
    </w:p>
    <w:p w14:paraId="78DDAA3F" w14:textId="77777777" w:rsidR="004F196A" w:rsidRDefault="004F196A" w:rsidP="004F196A">
      <w:pPr>
        <w:rPr>
          <w:rStyle w:val="Emphasis"/>
          <w:i w:val="0"/>
          <w:iCs w:val="0"/>
        </w:rPr>
      </w:pPr>
    </w:p>
    <w:p w14:paraId="6AD91B56" w14:textId="77777777" w:rsidR="004F196A" w:rsidRDefault="004F196A" w:rsidP="004F196A">
      <w:pPr>
        <w:rPr>
          <w:rStyle w:val="Emphasis"/>
          <w:i w:val="0"/>
          <w:iCs w:val="0"/>
        </w:rPr>
      </w:pPr>
      <w:r>
        <w:rPr>
          <w:rStyle w:val="Emphasis"/>
          <w:i w:val="0"/>
          <w:iCs w:val="0"/>
        </w:rPr>
        <w:t xml:space="preserve">Due to the unknown carbon and nitrogen content of urchin faeces, finding the appropriate sample mass and standards required some trial and error with the first batch. Initially, 1 ± 0.027 mg of each sample was analysed for carbon and nitrogen content alongside standards </w:t>
      </w:r>
      <w:r w:rsidRPr="006D7EBB">
        <w:rPr>
          <w:rStyle w:val="Emphasis"/>
          <w:i w:val="0"/>
          <w:iCs w:val="0"/>
        </w:rPr>
        <w:t>NBS22, IAEA603, USGS24, USGS40, IAEA N1, IAEA N2</w:t>
      </w:r>
      <w:r>
        <w:rPr>
          <w:rStyle w:val="Emphasis"/>
          <w:i w:val="0"/>
          <w:iCs w:val="0"/>
        </w:rPr>
        <w:t xml:space="preserve"> and </w:t>
      </w:r>
      <w:r w:rsidRPr="006D7EBB">
        <w:rPr>
          <w:rStyle w:val="Emphasis"/>
          <w:i w:val="0"/>
          <w:iCs w:val="0"/>
        </w:rPr>
        <w:t>USGS</w:t>
      </w:r>
      <w:r>
        <w:rPr>
          <w:rStyle w:val="Emphasis"/>
          <w:i w:val="0"/>
          <w:iCs w:val="0"/>
        </w:rPr>
        <w:t>32 using the thermal conductivity detector. This resulted in exceptionally low values for nitrogen, so the samples were repeated at 2.1 ± 0.062 mg using the same method. While increasing the sample mass did change estimates of carbon from 25 ± 6.9% to 27 ± 6.5% and nitrogen from 0.45 ± 0.29% to 0.64 ± 0.24% (Figure S2), nitrogen content was still lower than expected for kelp samples. We therefore switched to using the isotope ratio mass spectrometer with standards glutamic acid, acetanilide, sodium glutamate and atropine. For a similar sample mass of 2.1 ± 0.062 mg, carbon remained similar at 28 ± 6.9% but nitrogen increased to 0.85 ± 0.24% (Figure S2). Increasing the sample mass to 3.3 ± 0.14 mg had little effect, yielding 27 ± 7.3% carbon and 0.76 ± 0.2% nitrogen (Figure S2). For the first batch, the mean of the last two repeats was therefore used as the final estimate. One sample ran out so its final estimate had to be extrapolated from the initial value by adding the mean difference between methods. Remaining batches were analysed at 3.2 ± 0.13 mg using the method of the last repeat.</w:t>
      </w:r>
    </w:p>
    <w:p w14:paraId="25FA9407" w14:textId="77777777" w:rsidR="004F196A" w:rsidRDefault="004F196A" w:rsidP="004F196A">
      <w:pPr>
        <w:rPr>
          <w:rStyle w:val="Emphasis"/>
          <w:i w:val="0"/>
          <w:iCs w:val="0"/>
        </w:rPr>
      </w:pPr>
    </w:p>
    <w:p w14:paraId="190D85AB" w14:textId="77777777" w:rsidR="004F196A" w:rsidRDefault="004F196A" w:rsidP="004F196A">
      <w:pPr>
        <w:rPr>
          <w:rStyle w:val="Emphasis"/>
          <w:i w:val="0"/>
          <w:iCs w:val="0"/>
        </w:rPr>
      </w:pPr>
      <w:r>
        <w:rPr>
          <w:rStyle w:val="Emphasis"/>
          <w:i w:val="0"/>
          <w:iCs w:val="0"/>
        </w:rPr>
        <w:t xml:space="preserve">Our goal was to estimate the change in carbon and nitrogen content as kelp passes through an urchin (treatment </w:t>
      </w:r>
      <w:r w:rsidRPr="009D24E6">
        <w:rPr>
          <w:rStyle w:val="Emphasis"/>
        </w:rPr>
        <w:t>T</w:t>
      </w:r>
      <w:r>
        <w:rPr>
          <w:rStyle w:val="Emphasis"/>
          <w:i w:val="0"/>
          <w:iCs w:val="0"/>
        </w:rPr>
        <w:t>) while adjusting for seasonal (spring, summer, autumn) and inter-individual (kelp sporophyte) variation. Because concentrations (</w:t>
      </w:r>
      <w:r>
        <w:rPr>
          <w:rStyle w:val="Emphasis"/>
        </w:rPr>
        <w:t>c</w:t>
      </w:r>
      <w:r>
        <w:rPr>
          <w:rStyle w:val="Emphasis"/>
          <w:i w:val="0"/>
          <w:iCs w:val="0"/>
        </w:rPr>
        <w:t>) can only take positive values, they are typically analysed using a gamma likelihood for simplicity. But concentrations that are high enough to make up a large proportion, such as carbon content in plant tissue, are close enough to the upper bound to warrant a beta likelihood. We therefore converted carbon content from percentage to proportion and used the beta model (cf. Equation 6)</w:t>
      </w:r>
    </w:p>
    <w:p w14:paraId="36CDC2A5" w14:textId="77777777" w:rsidR="004F196A" w:rsidRDefault="004F196A" w:rsidP="004F196A">
      <w:pPr>
        <w:rPr>
          <w:rStyle w:val="Emphasis"/>
          <w:i w:val="0"/>
          <w:iCs w:val="0"/>
        </w:rPr>
      </w:pPr>
    </w:p>
    <w:p w14:paraId="0EB0FF66" w14:textId="77777777" w:rsidR="004F196A" w:rsidRDefault="00000000" w:rsidP="004F196A">
      <w:pPr>
        <w:tabs>
          <w:tab w:val="right" w:pos="9026"/>
        </w:tabs>
        <w:rPr>
          <w:i/>
        </w:rPr>
      </w:pPr>
      <m:oMath>
        <m:sSub>
          <m:sSubPr>
            <m:ctrlPr>
              <w:rPr>
                <w:rFonts w:ascii="Cambria Math" w:hAnsi="Cambria Math"/>
                <w:i/>
                <w:kern w:val="2"/>
              </w:rPr>
            </m:ctrlPr>
          </m:sSubPr>
          <m:e>
            <m:r>
              <w:rPr>
                <w:rFonts w:ascii="Cambria Math" w:hAnsi="Cambria Math"/>
              </w:rPr>
              <m:t>c</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Beta</m:t>
        </m:r>
        <m:r>
          <w:rPr>
            <w:rFonts w:ascii="Cambria Math" w:hAnsi="Cambria Math"/>
            <w:lang w:bidi="he-IL"/>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sSub>
          <m:sSubPr>
            <m:ctrlPr>
              <w:rPr>
                <w:rFonts w:ascii="Cambria Math" w:hAnsi="Cambria Math"/>
                <w:i/>
              </w:rPr>
            </m:ctrlPr>
          </m:sSubPr>
          <m:e>
            <m:r>
              <w:rPr>
                <w:rFonts w:ascii="Cambria Math" w:hAnsi="Cambria Math"/>
                <w:lang w:bidi="he-IL"/>
              </w:rPr>
              <m:t>ν</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 xml:space="preserve"> , </m:t>
        </m:r>
        <m:r>
          <w:rPr>
            <w:rFonts w:ascii="Cambria Math" w:eastAsiaTheme="minorEastAsia" w:hAnsi="Cambria Math"/>
          </w:rPr>
          <m:t>(1-</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eastAsiaTheme="minorEastAsia" w:hAnsi="Cambria Math"/>
          </w:rPr>
          <m:t>)</m:t>
        </m:r>
        <m:sSub>
          <m:sSubPr>
            <m:ctrlPr>
              <w:rPr>
                <w:rFonts w:ascii="Cambria Math" w:hAnsi="Cambria Math"/>
                <w:i/>
              </w:rPr>
            </m:ctrlPr>
          </m:sSubPr>
          <m:e>
            <m:r>
              <w:rPr>
                <w:rFonts w:ascii="Cambria Math" w:hAnsi="Cambria Math"/>
                <w:lang w:bidi="he-IL"/>
              </w:rPr>
              <m:t>ν</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 xml:space="preserve"> )</m:t>
        </m:r>
      </m:oMath>
      <w:r w:rsidR="004F196A" w:rsidRPr="00730DE0">
        <w:rPr>
          <w:rFonts w:eastAsiaTheme="minorEastAsia"/>
          <w:lang w:bidi="he-IL"/>
        </w:rPr>
        <w:tab/>
        <w:t>(</w:t>
      </w:r>
      <w:r w:rsidR="004F196A">
        <w:rPr>
          <w:rFonts w:eastAsiaTheme="minorEastAsia"/>
          <w:lang w:bidi="he-IL"/>
        </w:rPr>
        <w:t>7</w:t>
      </w:r>
      <w:r w:rsidR="004F196A" w:rsidRPr="00730DE0">
        <w:rPr>
          <w:rFonts w:eastAsiaTheme="minorEastAsia"/>
          <w:lang w:bidi="he-IL"/>
        </w:rPr>
        <w:t>)</w:t>
      </w:r>
      <w:r w:rsidR="004F196A" w:rsidRPr="00730DE0">
        <w:rPr>
          <w:i/>
        </w:rPr>
        <w:t xml:space="preserve"> </w:t>
      </w:r>
    </w:p>
    <w:p w14:paraId="37429C29" w14:textId="77777777" w:rsidR="004F196A" w:rsidRPr="0035653C" w:rsidRDefault="004F196A" w:rsidP="004F196A">
      <w:pPr>
        <w:tabs>
          <w:tab w:val="right" w:pos="9026"/>
        </w:tabs>
        <w:rPr>
          <w:rFonts w:eastAsiaTheme="minorEastAsia"/>
          <w:lang w:bidi="he-IL"/>
        </w:rPr>
      </w:pPr>
      <m:oMathPara>
        <m:oMathParaPr>
          <m:jc m:val="left"/>
        </m:oMathParaPr>
        <m:oMath>
          <m:r>
            <m:rPr>
              <m:sty m:val="p"/>
            </m:rPr>
            <w:rPr>
              <w:rFonts w:ascii="Cambria Math" w:hAnsi="Cambria Math"/>
            </w:rPr>
            <m:t>logit</m:t>
          </m:r>
          <m:r>
            <w:rPr>
              <w:rFonts w:ascii="Cambria Math" w:hAnsi="Cambria Math"/>
            </w:rPr>
            <m:t xml:space="preserve"> </m:t>
          </m:r>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kern w:val="2"/>
                  <w:lang w:eastAsia="en-US" w:bidi="he-IL"/>
                </w:rPr>
                <m:t>,</m:t>
              </m:r>
              <m:sSub>
                <m:sSubPr>
                  <m:ctrlPr>
                    <w:rPr>
                      <w:rFonts w:ascii="Cambria Math" w:hAnsi="Cambria Math"/>
                      <w:i/>
                      <w:kern w:val="2"/>
                    </w:rPr>
                  </m:ctrlPr>
                </m:sSubPr>
                <m:e>
                  <m:r>
                    <w:rPr>
                      <w:rFonts w:ascii="Cambria Math" w:hAnsi="Cambria Math"/>
                      <w:lang w:bidi="he-IL"/>
                    </w:rPr>
                    <m:t>S</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kern w:val="2"/>
                  <w:lang w:eastAsia="en-US" w:bidi="he-IL"/>
                </w:rPr>
                <m:t>,</m:t>
              </m:r>
              <m:sSub>
                <m:sSubPr>
                  <m:ctrlPr>
                    <w:rPr>
                      <w:rFonts w:ascii="Cambria Math" w:hAnsi="Cambria Math"/>
                      <w:i/>
                      <w:kern w:val="2"/>
                    </w:rPr>
                  </m:ctrlPr>
                </m:sSubPr>
                <m:e>
                  <m:r>
                    <w:rPr>
                      <w:rFonts w:ascii="Cambria Math" w:hAnsi="Cambria Math"/>
                      <w:lang w:bidi="he-IL"/>
                    </w:rPr>
                    <m:t>I</m:t>
                  </m:r>
                </m:e>
                <m:sub>
                  <m:r>
                    <w:rPr>
                      <w:rFonts w:ascii="Cambria Math" w:hAnsi="Cambria Math"/>
                      <w:lang w:bidi="he-IL"/>
                    </w:rPr>
                    <m:t>i</m:t>
                  </m:r>
                </m:sub>
              </m:sSub>
            </m:sub>
          </m:sSub>
        </m:oMath>
      </m:oMathPara>
    </w:p>
    <w:p w14:paraId="116D9BE7"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logit 0.3</m:t>
          </m:r>
          <m:r>
            <w:rPr>
              <w:rFonts w:ascii="Cambria Math" w:hAnsi="Cambria Math"/>
              <w:lang w:bidi="he-IL"/>
            </w:rPr>
            <m:t xml:space="preserve"> , 0.3 )</m:t>
          </m:r>
        </m:oMath>
      </m:oMathPara>
    </w:p>
    <w:p w14:paraId="35029994"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lang w:bidi="he-IL"/>
            </w:rPr>
            <m:t xml:space="preserve"> )</m:t>
          </m:r>
        </m:oMath>
      </m:oMathPara>
    </w:p>
    <w:p w14:paraId="3FCA8022"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T,I</m:t>
              </m:r>
            </m:sub>
          </m:sSub>
          <m:r>
            <w:rPr>
              <w:rFonts w:ascii="Cambria Math" w:hAnsi="Cambria Math"/>
              <w:lang w:bidi="he-IL"/>
            </w:rPr>
            <m:t xml:space="preserve"> )</m:t>
          </m:r>
        </m:oMath>
      </m:oMathPara>
    </w:p>
    <w:p w14:paraId="56A26920" w14:textId="77777777" w:rsidR="004F196A" w:rsidRPr="00DD7D3A" w:rsidRDefault="00000000" w:rsidP="004F196A">
      <w:pPr>
        <w:tabs>
          <w:tab w:val="right" w:pos="9026"/>
        </w:tabs>
        <w:rPr>
          <w:rFonts w:eastAsiaTheme="minorEastAsia"/>
          <w:iCs/>
        </w:rPr>
      </w:p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T,R</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w:r w:rsidR="004F196A" w:rsidRPr="004F4EE2">
        <w:rPr>
          <w:rFonts w:eastAsiaTheme="minorEastAsia"/>
          <w:lang w:bidi="he-IL"/>
        </w:rPr>
        <w:tab/>
      </w:r>
    </w:p>
    <w:p w14:paraId="2FA7C31F" w14:textId="77777777" w:rsidR="004F196A" w:rsidRPr="004F4EE2" w:rsidRDefault="00000000" w:rsidP="004F196A">
      <w:pPr>
        <w:tabs>
          <w:tab w:val="right" w:pos="9026"/>
        </w:tabs>
        <w:rPr>
          <w:lang w:bidi="he-IL"/>
        </w:rPr>
      </w:pPr>
      <m:oMath>
        <m:sSub>
          <m:sSubPr>
            <m:ctrlPr>
              <w:rPr>
                <w:rFonts w:ascii="Cambria Math" w:hAnsi="Cambria Math"/>
                <w:i/>
              </w:rPr>
            </m:ctrlPr>
          </m:sSubPr>
          <m:e>
            <m:r>
              <w:rPr>
                <w:rFonts w:ascii="Cambria Math" w:hAnsi="Cambria Math"/>
                <w:lang w:bidi="he-IL"/>
              </w:rPr>
              <m:t>ν</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30</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30</m:t>
            </m:r>
          </m:num>
          <m:den>
            <m:sSup>
              <m:sSupPr>
                <m:ctrlPr>
                  <w:rPr>
                    <w:rFonts w:ascii="Cambria Math" w:hAnsi="Cambria Math"/>
                    <w:i/>
                  </w:rPr>
                </m:ctrlPr>
              </m:sSupPr>
              <m:e>
                <m:r>
                  <w:rPr>
                    <w:rFonts w:ascii="Cambria Math" w:hAnsi="Cambria Math"/>
                    <w:lang w:bidi="he-IL"/>
                  </w:rPr>
                  <m:t>20</m:t>
                </m:r>
              </m:e>
              <m:sup>
                <m:r>
                  <w:rPr>
                    <w:rFonts w:ascii="Cambria Math" w:hAnsi="Cambria Math"/>
                    <w:lang w:bidi="he-IL"/>
                  </w:rPr>
                  <m:t>2</m:t>
                </m:r>
              </m:sup>
            </m:sSup>
          </m:den>
        </m:f>
        <m:r>
          <w:rPr>
            <w:rFonts w:ascii="Cambria Math" w:hAnsi="Cambria Math"/>
            <w:lang w:bidi="he-IL"/>
          </w:rPr>
          <m:t xml:space="preserve"> )</m:t>
        </m:r>
      </m:oMath>
      <w:r w:rsidR="004F196A" w:rsidRPr="004F4EE2">
        <w:rPr>
          <w:rFonts w:eastAsiaTheme="minorEastAsia"/>
          <w:lang w:bidi="he-IL"/>
        </w:rPr>
        <w:tab/>
      </w:r>
    </w:p>
    <w:p w14:paraId="51F55593" w14:textId="77777777" w:rsidR="004F196A" w:rsidRPr="00730DE0" w:rsidRDefault="004F196A" w:rsidP="004F196A">
      <w:pPr>
        <w:tabs>
          <w:tab w:val="right" w:pos="9026"/>
        </w:tabs>
        <w:rPr>
          <w:lang w:bidi="he-IL"/>
        </w:rPr>
      </w:pPr>
      <w:r w:rsidRPr="004F4EE2">
        <w:rPr>
          <w:rFonts w:eastAsiaTheme="minorEastAsia"/>
          <w:lang w:bidi="he-IL"/>
        </w:rPr>
        <w:tab/>
      </w:r>
    </w:p>
    <w:p w14:paraId="4BE0D606" w14:textId="77777777" w:rsidR="004F196A" w:rsidRDefault="004F196A" w:rsidP="004F196A">
      <w:r>
        <w:t>and for nitrogen content in percentage form used the gamma model</w:t>
      </w:r>
    </w:p>
    <w:p w14:paraId="0B7F740F" w14:textId="77777777" w:rsidR="004F196A" w:rsidRDefault="004F196A" w:rsidP="004F196A"/>
    <w:p w14:paraId="339408B1" w14:textId="77777777" w:rsidR="004F196A" w:rsidRDefault="00000000" w:rsidP="004F196A">
      <w:pPr>
        <w:tabs>
          <w:tab w:val="right" w:pos="9026"/>
        </w:tabs>
        <w:rPr>
          <w:i/>
        </w:rPr>
      </w:pPr>
      <m:oMath>
        <m:sSub>
          <m:sSubPr>
            <m:ctrlPr>
              <w:rPr>
                <w:rFonts w:ascii="Cambria Math" w:hAnsi="Cambria Math"/>
                <w:i/>
                <w:kern w:val="2"/>
              </w:rPr>
            </m:ctrlPr>
          </m:sSubPr>
          <m:e>
            <m:r>
              <w:rPr>
                <w:rFonts w:ascii="Cambria Math" w:hAnsi="Cambria Math"/>
              </w:rPr>
              <m:t>c</m:t>
            </m:r>
          </m:e>
          <m:sub>
            <m:r>
              <w:rPr>
                <w:rFonts w:ascii="Cambria Math" w:hAnsi="Cambria Math"/>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num>
          <m:den>
            <m:sSub>
              <m:sSubPr>
                <m:ctrlPr>
                  <w:rPr>
                    <w:rFonts w:ascii="Cambria Math" w:hAnsi="Cambria Math"/>
                    <w:i/>
                  </w:rPr>
                </m:ctrlPr>
              </m:sSubPr>
              <m:e>
                <m:r>
                  <w:rPr>
                    <w:rFonts w:ascii="Cambria Math" w:hAnsi="Cambria Math"/>
                    <w:lang w:bidi="he-IL"/>
                  </w:rPr>
                  <m:t>θ</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den>
        </m:f>
        <m:r>
          <w:rPr>
            <w:rFonts w:ascii="Cambria Math" w:hAnsi="Cambria Math"/>
            <w:lang w:bidi="he-IL"/>
          </w:rPr>
          <m:t xml:space="preserve"> ,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lang w:bidi="he-IL"/>
                  </w:rPr>
                  <m:t>θ</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den>
        </m:f>
        <m:r>
          <w:rPr>
            <w:rFonts w:ascii="Cambria Math" w:hAnsi="Cambria Math"/>
            <w:lang w:bidi="he-IL"/>
          </w:rPr>
          <m:t xml:space="preserve"> )</m:t>
        </m:r>
      </m:oMath>
      <w:r w:rsidR="004F196A" w:rsidRPr="00730DE0">
        <w:rPr>
          <w:rFonts w:eastAsiaTheme="minorEastAsia"/>
          <w:lang w:bidi="he-IL"/>
        </w:rPr>
        <w:tab/>
        <w:t>(</w:t>
      </w:r>
      <w:r w:rsidR="004F196A">
        <w:rPr>
          <w:rFonts w:eastAsiaTheme="minorEastAsia"/>
          <w:lang w:bidi="he-IL"/>
        </w:rPr>
        <w:t>8</w:t>
      </w:r>
      <w:r w:rsidR="004F196A" w:rsidRPr="00730DE0">
        <w:rPr>
          <w:rFonts w:eastAsiaTheme="minorEastAsia"/>
          <w:lang w:bidi="he-IL"/>
        </w:rPr>
        <w:t>)</w:t>
      </w:r>
      <w:r w:rsidR="004F196A" w:rsidRPr="00730DE0">
        <w:rPr>
          <w:i/>
        </w:rPr>
        <w:t xml:space="preserve"> </w:t>
      </w:r>
    </w:p>
    <w:p w14:paraId="511E2C57" w14:textId="77777777" w:rsidR="004F196A" w:rsidRPr="0035653C" w:rsidRDefault="00000000" w:rsidP="004F196A">
      <w:pPr>
        <w:tabs>
          <w:tab w:val="right" w:pos="9026"/>
        </w:tabs>
        <w:rPr>
          <w:rFonts w:eastAsiaTheme="minorEastAsia"/>
          <w:lang w:bidi="he-IL"/>
        </w:rPr>
      </w:pPr>
      <m:oMathPara>
        <m:oMathParaPr>
          <m:jc m:val="left"/>
        </m:oMathParaP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i/>
                      <w:kern w:val="2"/>
                    </w:rPr>
                  </m:ctrlPr>
                </m:sSubPr>
                <m:e>
                  <m:r>
                    <w:rPr>
                      <w:rFonts w:ascii="Cambria Math" w:hAnsi="Cambria Math"/>
                      <w:lang w:bidi="he-IL"/>
                    </w:rPr>
                    <m:t>μ</m:t>
                  </m:r>
                </m:e>
                <m:sub>
                  <m:r>
                    <w:rPr>
                      <w:rFonts w:ascii="Cambria Math" w:hAnsi="Cambria Math"/>
                      <w:lang w:bidi="he-IL"/>
                    </w:rPr>
                    <m:t>i</m:t>
                  </m:r>
                </m:sub>
              </m:sSub>
            </m:e>
          </m:func>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lang w:bidi="he-IL"/>
                    </w:rPr>
                    <m:t>,S</m:t>
                  </m:r>
                </m:e>
                <m:sub>
                  <m:r>
                    <w:rPr>
                      <w:rFonts w:ascii="Cambria Math" w:hAnsi="Cambria Math"/>
                      <w:lang w:bidi="he-IL"/>
                    </w:rPr>
                    <m:t>i</m:t>
                  </m:r>
                </m:sub>
              </m:sSub>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sSub>
                <m:sSubPr>
                  <m:ctrlPr>
                    <w:rPr>
                      <w:rFonts w:ascii="Cambria Math" w:hAnsi="Cambria Math"/>
                      <w:i/>
                      <w:kern w:val="2"/>
                    </w:rPr>
                  </m:ctrlPr>
                </m:sSubPr>
                <m:e>
                  <m:sSub>
                    <m:sSubPr>
                      <m:ctrlPr>
                        <w:rPr>
                          <w:rFonts w:ascii="Cambria Math" w:hAnsi="Cambria Math"/>
                          <w:i/>
                          <w:kern w:val="2"/>
                        </w:rPr>
                      </m:ctrlPr>
                    </m:sSubPr>
                    <m:e>
                      <m:r>
                        <w:rPr>
                          <w:rFonts w:ascii="Cambria Math" w:hAnsi="Cambria Math"/>
                          <w:lang w:bidi="he-IL"/>
                        </w:rPr>
                        <m:t>T</m:t>
                      </m:r>
                    </m:e>
                    <m:sub>
                      <m:r>
                        <w:rPr>
                          <w:rFonts w:ascii="Cambria Math" w:hAnsi="Cambria Math"/>
                          <w:lang w:bidi="he-IL"/>
                        </w:rPr>
                        <m:t>i</m:t>
                      </m:r>
                    </m:sub>
                  </m:sSub>
                  <m:r>
                    <w:rPr>
                      <w:rFonts w:ascii="Cambria Math" w:hAnsi="Cambria Math"/>
                      <w:lang w:bidi="he-IL"/>
                    </w:rPr>
                    <m:t>,I</m:t>
                  </m:r>
                </m:e>
                <m:sub>
                  <m:r>
                    <w:rPr>
                      <w:rFonts w:ascii="Cambria Math" w:hAnsi="Cambria Math"/>
                      <w:lang w:bidi="he-IL"/>
                    </w:rPr>
                    <m:t>i</m:t>
                  </m:r>
                </m:sub>
              </m:sSub>
            </m:sub>
          </m:sSub>
        </m:oMath>
      </m:oMathPara>
    </w:p>
    <w:p w14:paraId="0D97EEBC"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func>
            <m:funcPr>
              <m:ctrlPr>
                <w:rPr>
                  <w:rFonts w:ascii="Cambria Math" w:hAnsi="Cambria Math"/>
                </w:rPr>
              </m:ctrlPr>
            </m:funcPr>
            <m:fName>
              <m:r>
                <m:rPr>
                  <m:sty m:val="p"/>
                </m:rPr>
                <w:rPr>
                  <w:rFonts w:ascii="Cambria Math" w:hAnsi="Cambria Math"/>
                  <w:lang w:bidi="he-IL"/>
                </w:rPr>
                <m:t>ln</m:t>
              </m:r>
              <m:ctrlPr>
                <w:rPr>
                  <w:rFonts w:ascii="Cambria Math" w:hAnsi="Cambria Math"/>
                  <w:i/>
                </w:rPr>
              </m:ctrlPr>
            </m:fName>
            <m:e>
              <m:r>
                <m:rPr>
                  <m:sty m:val="p"/>
                </m:rPr>
                <w:rPr>
                  <w:rFonts w:ascii="Cambria Math" w:hAnsi="Cambria Math"/>
                  <w:lang w:bidi="he-IL"/>
                </w:rPr>
                <m:t>1.74</m:t>
              </m:r>
            </m:e>
          </m:func>
          <m:r>
            <m:rPr>
              <m:sty m:val="p"/>
            </m:rPr>
            <w:rPr>
              <w:rFonts w:ascii="Cambria Math" w:hAnsi="Cambria Math"/>
              <w:lang w:bidi="he-IL"/>
            </w:rPr>
            <m:t xml:space="preserve"> </m:t>
          </m:r>
          <m:r>
            <w:rPr>
              <w:rFonts w:ascii="Cambria Math" w:hAnsi="Cambria Math"/>
              <w:lang w:bidi="he-IL"/>
            </w:rPr>
            <m:t>, 0.4 )</m:t>
          </m:r>
        </m:oMath>
      </m:oMathPara>
    </w:p>
    <w:p w14:paraId="18AE4FB5"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lang w:bidi="he-IL"/>
            </w:rPr>
            <m:t xml:space="preserve"> )</m:t>
          </m:r>
        </m:oMath>
      </m:oMathPara>
    </w:p>
    <w:p w14:paraId="72348913"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T,I</m:t>
              </m:r>
            </m:sub>
          </m:sSub>
          <m:r>
            <w:rPr>
              <w:rFonts w:ascii="Cambria Math" w:hAnsi="Cambria Math"/>
              <w:lang w:bidi="he-IL"/>
            </w:rPr>
            <m:t xml:space="preserve"> )</m:t>
          </m:r>
        </m:oMath>
      </m:oMathPara>
    </w:p>
    <w:p w14:paraId="647B9230" w14:textId="77777777" w:rsidR="004F196A" w:rsidRDefault="00000000" w:rsidP="004F196A">
      <w:pPr>
        <w:tabs>
          <w:tab w:val="right" w:pos="9026"/>
        </w:tabs>
        <w:rPr>
          <w:rFonts w:eastAsiaTheme="minorEastAsia"/>
          <w:lang w:bidi="he-IL"/>
        </w:rPr>
      </w:p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T,R</m:t>
            </m:r>
          </m:sub>
        </m:sSub>
        <m:r>
          <w:rPr>
            <w:rFonts w:ascii="Cambria Math" w:hAnsi="Cambria Math"/>
          </w:rPr>
          <m:t>,</m:t>
        </m:r>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w:r w:rsidR="004F196A" w:rsidRPr="004F4EE2">
        <w:rPr>
          <w:rFonts w:eastAsiaTheme="minorEastAsia"/>
          <w:lang w:bidi="he-IL"/>
        </w:rPr>
        <w:tab/>
      </w:r>
    </w:p>
    <w:p w14:paraId="73A4380A" w14:textId="77777777" w:rsidR="004F196A" w:rsidRPr="00891B2B" w:rsidRDefault="004F196A" w:rsidP="004F196A">
      <w:pPr>
        <w:tabs>
          <w:tab w:val="right" w:pos="9026"/>
        </w:tabs>
        <w:rPr>
          <w:rFonts w:eastAsiaTheme="minorEastAsia"/>
          <w:iCs/>
        </w:rPr>
      </w:pPr>
    </w:p>
    <w:p w14:paraId="7E06DA74" w14:textId="77777777" w:rsidR="004F196A" w:rsidRPr="00ED3B5A" w:rsidRDefault="004F196A" w:rsidP="004F196A">
      <w:r>
        <w:t xml:space="preserve">where </w:t>
      </w:r>
      <w:r w:rsidRPr="00853065">
        <w:rPr>
          <w:i/>
          <w:iCs/>
        </w:rPr>
        <w:t>µ</w:t>
      </w:r>
      <w:r>
        <w:t xml:space="preserve"> is the likelihood mean, </w:t>
      </w:r>
      <w:r w:rsidRPr="000831A5">
        <w:rPr>
          <w:rFonts w:eastAsiaTheme="minorEastAsia"/>
          <w:i/>
          <w:iCs/>
        </w:rPr>
        <w:t>ν</w:t>
      </w:r>
      <w:r w:rsidRPr="00734C9B">
        <w:rPr>
          <w:i/>
          <w:iCs/>
          <w:vertAlign w:val="subscript"/>
        </w:rPr>
        <w:t>T</w:t>
      </w:r>
      <w:r>
        <w:t xml:space="preserve"> and </w:t>
      </w:r>
      <w:r w:rsidRPr="00AC260A">
        <w:rPr>
          <w:i/>
          <w:iCs/>
        </w:rPr>
        <w:t>θ</w:t>
      </w:r>
      <w:r w:rsidRPr="00AC260A">
        <w:rPr>
          <w:i/>
          <w:iCs/>
          <w:vertAlign w:val="subscript"/>
        </w:rPr>
        <w:t>T</w:t>
      </w:r>
      <w:r w:rsidRPr="00AC260A">
        <w:t xml:space="preserve"> </w:t>
      </w:r>
      <w:r>
        <w:t xml:space="preserve">are the treatment-specific likelihood precision and scale, </w:t>
      </w:r>
      <w:r w:rsidRPr="00734C9B">
        <w:rPr>
          <w:i/>
          <w:iCs/>
        </w:rPr>
        <w:t>α</w:t>
      </w:r>
      <w:r w:rsidRPr="00734C9B">
        <w:rPr>
          <w:i/>
          <w:iCs/>
          <w:vertAlign w:val="subscript"/>
        </w:rPr>
        <w:t>T</w:t>
      </w:r>
      <w:r>
        <w:t xml:space="preserve"> is the fixed treatment intercept (an average over </w:t>
      </w:r>
      <w:r w:rsidRPr="000723A5">
        <w:t>treatment</w:t>
      </w:r>
      <w:r>
        <w:t xml:space="preserve">s is not meaningful here), and </w:t>
      </w:r>
      <w:r w:rsidRPr="00734C9B">
        <w:rPr>
          <w:i/>
          <w:iCs/>
        </w:rPr>
        <w:t>α</w:t>
      </w:r>
      <w:r w:rsidRPr="00361A5D">
        <w:rPr>
          <w:i/>
          <w:iCs/>
          <w:vertAlign w:val="subscript"/>
        </w:rPr>
        <w:t>T,</w:t>
      </w:r>
      <w:r>
        <w:rPr>
          <w:i/>
          <w:iCs/>
          <w:vertAlign w:val="subscript"/>
        </w:rPr>
        <w:t>S</w:t>
      </w:r>
      <w:r>
        <w:t xml:space="preserve"> and </w:t>
      </w:r>
      <w:r w:rsidRPr="00734C9B">
        <w:rPr>
          <w:i/>
          <w:iCs/>
        </w:rPr>
        <w:t>α</w:t>
      </w:r>
      <w:r w:rsidRPr="00361A5D">
        <w:rPr>
          <w:i/>
          <w:iCs/>
          <w:vertAlign w:val="subscript"/>
        </w:rPr>
        <w:t>T,</w:t>
      </w:r>
      <w:r>
        <w:rPr>
          <w:i/>
          <w:iCs/>
          <w:vertAlign w:val="subscript"/>
        </w:rPr>
        <w:t>I</w:t>
      </w:r>
      <w:r>
        <w:t xml:space="preserve"> are the seasonal and individual deviations, partially pooled within treatment. We chose this hierarchical approach because we expected seasonal and inter-individual variation to differ between treatments. We obtained priors for carbon (30%) and nitrogen (1.74%) from two studies on </w:t>
      </w:r>
      <w:r w:rsidRPr="00B71848">
        <w:rPr>
          <w:i/>
          <w:iCs/>
        </w:rPr>
        <w:t>L. hyperborea</w:t>
      </w:r>
      <w:r>
        <w:t xml:space="preserve"> </w:t>
      </w:r>
      <w:r w:rsidRPr="00B71848">
        <w:fldChar w:fldCharType="begin"/>
      </w:r>
      <w:r w:rsidRPr="00B71848">
        <w:instrText>ADDIN BEC{Wright et al., 2022, #84779; Filbee-Dexter et al., 2022, #89942}</w:instrText>
      </w:r>
      <w:r w:rsidRPr="00B71848">
        <w:fldChar w:fldCharType="separate"/>
      </w:r>
      <w:r w:rsidRPr="00B71848">
        <w:t>(Filbee-Dexter et al. 2022, Wright et al. 2022)</w:t>
      </w:r>
      <w:r w:rsidRPr="00B71848">
        <w:fldChar w:fldCharType="end"/>
      </w:r>
      <w:r>
        <w:t xml:space="preserve">. </w:t>
      </w:r>
    </w:p>
    <w:p w14:paraId="67F799E3" w14:textId="77777777" w:rsidR="004F196A" w:rsidRPr="00E83DBE" w:rsidRDefault="004F196A" w:rsidP="004F196A">
      <w:pPr>
        <w:rPr>
          <w:b/>
          <w:bCs/>
        </w:rPr>
      </w:pPr>
      <w:r>
        <w:rPr>
          <w:b/>
          <w:bCs/>
        </w:rPr>
        <w:t xml:space="preserve"> </w:t>
      </w:r>
    </w:p>
    <w:p w14:paraId="20D77C26" w14:textId="77777777" w:rsidR="004F196A" w:rsidRDefault="004F196A" w:rsidP="004F196A">
      <w:pPr>
        <w:pStyle w:val="ListParagraph"/>
        <w:numPr>
          <w:ilvl w:val="1"/>
          <w:numId w:val="4"/>
        </w:numPr>
        <w:ind w:left="567" w:hanging="567"/>
        <w:rPr>
          <w:rFonts w:ascii="Times New Roman" w:hAnsi="Times New Roman"/>
          <w:b/>
          <w:bCs/>
          <w:lang w:val="en-GB"/>
        </w:rPr>
      </w:pPr>
      <w:r w:rsidRPr="001E6D5A">
        <w:rPr>
          <w:rFonts w:ascii="Times New Roman" w:hAnsi="Times New Roman"/>
          <w:b/>
          <w:bCs/>
          <w:lang w:val="en-GB"/>
        </w:rPr>
        <w:t>Phenolic content</w:t>
      </w:r>
    </w:p>
    <w:p w14:paraId="05C279C0" w14:textId="6EB86B54" w:rsidR="004F196A" w:rsidRDefault="004F196A" w:rsidP="004F196A">
      <w:r>
        <w:t xml:space="preserve">Powder samples were further used to measure phenolic content (cf. </w:t>
      </w:r>
      <w:r w:rsidRPr="00DA5324">
        <w:fldChar w:fldCharType="begin"/>
      </w:r>
      <w:r w:rsidRPr="00DA5324">
        <w:instrText>ADDIN BEC{Wright et al., 2022, #84779}</w:instrText>
      </w:r>
      <w:r w:rsidRPr="00DA5324">
        <w:fldChar w:fldCharType="separate"/>
      </w:r>
      <w:r w:rsidRPr="00DA5324">
        <w:t>(Wright et al. 2022)</w:t>
      </w:r>
      <w:r w:rsidRPr="00DA5324">
        <w:fldChar w:fldCharType="end"/>
      </w:r>
      <w:r>
        <w:t>. Briefly, approximately 50 mg of each sample was weighed into a 1.5-mL centrifuge tube (…) and extracted in 100% methanol for 1 h to produce a 100 mg mL</w:t>
      </w:r>
      <w:r w:rsidRPr="008F00B9">
        <w:rPr>
          <w:vertAlign w:val="superscript"/>
        </w:rPr>
        <w:t>−1</w:t>
      </w:r>
      <w:r>
        <w:t xml:space="preserve"> sample solution. The supernatant was transferred to another tube after centrifuging at 14000</w:t>
      </w:r>
      <w:r w:rsidRPr="00895890">
        <w:t>×</w:t>
      </w:r>
      <w:r w:rsidRPr="00895890">
        <w:rPr>
          <w:i/>
          <w:iCs/>
        </w:rPr>
        <w:t>g</w:t>
      </w:r>
      <w:r>
        <w:t>. Phloroglucinol standard (…) was dissolved in 100% methanol to produce a 1 mg mL</w:t>
      </w:r>
      <w:r w:rsidRPr="008F00B9">
        <w:rPr>
          <w:vertAlign w:val="superscript"/>
        </w:rPr>
        <w:t>−1</w:t>
      </w:r>
      <w:r>
        <w:t xml:space="preserve"> standard stock solution, which was diluted to a range of standard solutions: 0, 0.1, 0.25, 0.5, 0.75, 0.9 and 1 mg mL</w:t>
      </w:r>
      <w:r w:rsidRPr="008F00B9">
        <w:rPr>
          <w:vertAlign w:val="superscript"/>
        </w:rPr>
        <w:t>−1</w:t>
      </w:r>
      <w:r>
        <w:t>. 10-µL triplicates of each sample and standard solution were pipetted into clear polypropylene V-bottom microplates (… , Greiner Bio-One, Kremsmünster, Austria) and 100 µL of Folin reagent (</w:t>
      </w:r>
      <w:r w:rsidR="00200317">
        <w:t xml:space="preserve">Merck, </w:t>
      </w:r>
      <w:r>
        <w:t>) was added. After a 5-min reaction time, 90 µL of 1 M sodium hydroxide solution was added and the absorbance was read at 765 nm on a microplate reader (BMG Clariostar Plus).</w:t>
      </w:r>
    </w:p>
    <w:p w14:paraId="10C57A38" w14:textId="77777777" w:rsidR="004F196A" w:rsidRDefault="004F196A" w:rsidP="004F196A"/>
    <w:p w14:paraId="02EE640E" w14:textId="77777777" w:rsidR="004F196A" w:rsidRDefault="004F196A" w:rsidP="004F196A">
      <w:r>
        <w:t>Triplicates were</w:t>
      </w:r>
    </w:p>
    <w:p w14:paraId="0E8118EC" w14:textId="77777777" w:rsidR="004F196A" w:rsidRDefault="004F196A" w:rsidP="004F196A"/>
    <w:p w14:paraId="09A5D32E" w14:textId="77777777" w:rsidR="004F196A" w:rsidRDefault="004F196A" w:rsidP="004F196A">
      <w:r>
        <w:t>The phloroglucinol standard curve is approximately linear in the range 0–1 mg mL</w:t>
      </w:r>
      <w:r w:rsidRPr="008F00B9">
        <w:rPr>
          <w:vertAlign w:val="superscript"/>
        </w:rPr>
        <w:t>−1</w:t>
      </w:r>
      <w:r>
        <w:t>. Samples beyond this range were diluted to 50% of the initial concentration. Since the limit of linearity is near 1 mg mL</w:t>
      </w:r>
      <w:r w:rsidRPr="008F00B9">
        <w:rPr>
          <w:vertAlign w:val="superscript"/>
        </w:rPr>
        <w:t>−1</w:t>
      </w:r>
      <w:r>
        <w:t>, we tested three nonlinear saturation functions (exponential, rectangular hyperbola, hyperbolic tangent) alongside the linear and found the hyperbolic tangent to have the best predictive accuracy. Our standard curve is therefore described by</w:t>
      </w:r>
    </w:p>
    <w:p w14:paraId="39A35418" w14:textId="77777777" w:rsidR="004F196A" w:rsidRDefault="004F196A" w:rsidP="004F196A"/>
    <w:p w14:paraId="49DDE207" w14:textId="77777777" w:rsidR="004F196A" w:rsidRDefault="00000000" w:rsidP="004F196A">
      <w:pPr>
        <w:tabs>
          <w:tab w:val="right" w:pos="9026"/>
        </w:tabs>
        <w:rPr>
          <w:i/>
        </w:rPr>
      </w:pPr>
      <m:oMath>
        <m:sSub>
          <m:sSubPr>
            <m:ctrlPr>
              <w:rPr>
                <w:rFonts w:ascii="Cambria Math" w:hAnsi="Cambria Math"/>
                <w:i/>
              </w:rPr>
            </m:ctrlPr>
          </m:sSubPr>
          <m:e>
            <m:r>
              <m:rPr>
                <m:sty m:val="p"/>
              </m:rPr>
              <w:rPr>
                <w:rFonts w:ascii="Cambria Math" w:hAnsi="Cambria Math"/>
              </w:rPr>
              <m:t>A</m:t>
            </m:r>
          </m:e>
          <m:sub>
            <m:r>
              <w:rPr>
                <w:rFonts w:ascii="Cambria Math" w:hAnsi="Cambria Math"/>
              </w:rPr>
              <m:t>765</m:t>
            </m:r>
          </m:sub>
        </m:sSub>
        <m:r>
          <w:rPr>
            <w:rFonts w:ascii="Cambria Math" w:hAnsi="Cambria Math"/>
          </w:rPr>
          <m:t xml:space="preserve"> </m:t>
        </m:r>
        <m:r>
          <w:rPr>
            <w:rFonts w:ascii="Cambria Math" w:hAnsi="Cambria Math"/>
            <w:lang w:bidi="he-IL"/>
          </w:rPr>
          <m:t xml:space="preserve">~ </m:t>
        </m:r>
        <m:sSub>
          <m:sSubPr>
            <m:ctrlPr>
              <w:rPr>
                <w:rFonts w:ascii="Cambria Math" w:hAnsi="Cambria Math"/>
                <w:i/>
              </w:rPr>
            </m:ctrlPr>
          </m:sSubPr>
          <m:e>
            <m:r>
              <m:rPr>
                <m:sty m:val="p"/>
              </m:rPr>
              <w:rPr>
                <w:rFonts w:ascii="Cambria Math" w:hAnsi="Cambria Math"/>
                <w:lang w:bidi="he-IL"/>
              </w:rPr>
              <m:t>Normal</m:t>
            </m:r>
          </m:e>
          <m:sub>
            <m:r>
              <w:rPr>
                <w:rFonts w:ascii="Cambria Math" w:hAnsi="Cambria Math"/>
                <w:lang w:bidi="he-IL"/>
              </w:rPr>
              <m:t>0,∞</m:t>
            </m:r>
          </m:sub>
        </m:sSub>
        <m:r>
          <w:rPr>
            <w:rFonts w:ascii="Cambria Math" w:hAnsi="Cambria Math"/>
            <w:lang w:bidi="he-IL"/>
          </w:rPr>
          <m:t>( μ , σ )</m:t>
        </m:r>
      </m:oMath>
      <w:r w:rsidR="004F196A" w:rsidRPr="00730DE0">
        <w:rPr>
          <w:rFonts w:eastAsiaTheme="minorEastAsia"/>
          <w:lang w:bidi="he-IL"/>
        </w:rPr>
        <w:tab/>
        <w:t>(</w:t>
      </w:r>
      <w:r w:rsidR="004F196A">
        <w:rPr>
          <w:rFonts w:eastAsiaTheme="minorEastAsia"/>
          <w:lang w:bidi="he-IL"/>
        </w:rPr>
        <w:t>9</w:t>
      </w:r>
      <w:r w:rsidR="004F196A" w:rsidRPr="00730DE0">
        <w:rPr>
          <w:rFonts w:eastAsiaTheme="minorEastAsia"/>
          <w:lang w:bidi="he-IL"/>
        </w:rPr>
        <w:t>)</w:t>
      </w:r>
      <w:r w:rsidR="004F196A" w:rsidRPr="00730DE0">
        <w:rPr>
          <w:i/>
        </w:rPr>
        <w:t xml:space="preserve"> </w:t>
      </w:r>
    </w:p>
    <w:p w14:paraId="6035010E" w14:textId="77777777" w:rsidR="004F196A" w:rsidRPr="004F4EE2" w:rsidRDefault="004F196A" w:rsidP="004F196A">
      <w:pPr>
        <w:tabs>
          <w:tab w:val="right" w:pos="9026"/>
        </w:tabs>
        <w:rPr>
          <w:lang w:bidi="he-IL"/>
        </w:rPr>
      </w:pPr>
      <m:oMath>
        <m:r>
          <w:rPr>
            <w:rFonts w:ascii="Cambria Math" w:hAnsi="Cambria Math"/>
            <w:lang w:bidi="he-IL"/>
          </w:rPr>
          <m:t>μ</m:t>
        </m:r>
        <m:r>
          <w:rPr>
            <w:rFonts w:ascii="Cambria Math" w:hAnsi="Cambria Math"/>
          </w:rPr>
          <m:t xml:space="preserve"> </m:t>
        </m:r>
        <m:r>
          <w:rPr>
            <w:rFonts w:ascii="Cambria Math" w:hAnsi="Cambria Math"/>
            <w:lang w:bidi="he-IL"/>
          </w:rPr>
          <m:t>~ α+γ</m:t>
        </m:r>
        <m:func>
          <m:funcPr>
            <m:ctrlPr>
              <w:rPr>
                <w:rFonts w:ascii="Cambria Math" w:hAnsi="Cambria Math"/>
              </w:rPr>
            </m:ctrlPr>
          </m:funcPr>
          <m:fName>
            <m:r>
              <m:rPr>
                <m:sty m:val="p"/>
              </m:rPr>
              <w:rPr>
                <w:rFonts w:ascii="Cambria Math" w:hAnsi="Cambria Math"/>
                <w:lang w:bidi="he-IL"/>
              </w:rPr>
              <m:t>tanh</m:t>
            </m:r>
            <m:ctrlPr>
              <w:rPr>
                <w:rFonts w:ascii="Cambria Math" w:hAnsi="Cambria Math"/>
                <w:i/>
              </w:rPr>
            </m:ctrlPr>
          </m:fName>
          <m:e>
            <m:f>
              <m:fPr>
                <m:ctrlPr>
                  <w:rPr>
                    <w:rFonts w:ascii="Cambria Math" w:hAnsi="Cambria Math"/>
                    <w:i/>
                  </w:rPr>
                </m:ctrlPr>
              </m:fPr>
              <m:num>
                <m:r>
                  <w:rPr>
                    <w:rFonts w:ascii="Cambria Math" w:hAnsi="Cambria Math"/>
                    <w:lang w:bidi="he-IL"/>
                  </w:rPr>
                  <m:t>βc</m:t>
                </m:r>
              </m:num>
              <m:den>
                <m:r>
                  <w:rPr>
                    <w:rFonts w:ascii="Cambria Math" w:hAnsi="Cambria Math"/>
                    <w:lang w:bidi="he-IL"/>
                  </w:rPr>
                  <m:t>γ</m:t>
                </m:r>
              </m:den>
            </m:f>
          </m:e>
        </m:func>
      </m:oMath>
      <w:r w:rsidRPr="004F4EE2">
        <w:rPr>
          <w:rFonts w:eastAsiaTheme="minorEastAsia"/>
          <w:lang w:bidi="he-IL"/>
        </w:rPr>
        <w:tab/>
      </w:r>
    </w:p>
    <w:p w14:paraId="6C76601B" w14:textId="77777777" w:rsidR="004F196A" w:rsidRPr="007D4803" w:rsidRDefault="004F196A" w:rsidP="004F196A">
      <w:pPr>
        <w:tabs>
          <w:tab w:val="right" w:pos="9026"/>
        </w:tabs>
        <w:rPr>
          <w:lang w:bidi="he-IL"/>
        </w:rPr>
      </w:pPr>
      <m:oMathPara>
        <m:oMathParaPr>
          <m:jc m:val="left"/>
        </m:oMathParaPr>
        <m:oMath>
          <m:r>
            <w:rPr>
              <w:rFonts w:ascii="Cambria Math" w:hAnsi="Cambria Math"/>
              <w:lang w:bidi="he-IL"/>
            </w:rPr>
            <m:t>α</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10</m:t>
          </m:r>
          <m:r>
            <w:rPr>
              <w:rFonts w:ascii="Cambria Math" w:hAnsi="Cambria Math"/>
              <w:lang w:bidi="he-IL"/>
            </w:rPr>
            <m:t xml:space="preserve"> )</m:t>
          </m:r>
        </m:oMath>
      </m:oMathPara>
    </w:p>
    <w:p w14:paraId="1451ECD7" w14:textId="77777777" w:rsidR="004F196A" w:rsidRPr="00730DE0" w:rsidRDefault="004F196A" w:rsidP="004F196A">
      <w:pPr>
        <w:tabs>
          <w:tab w:val="right" w:pos="9026"/>
        </w:tabs>
        <w:rPr>
          <w:lang w:bidi="he-IL"/>
        </w:rPr>
      </w:pPr>
      <m:oMath>
        <m:r>
          <w:rPr>
            <w:rFonts w:ascii="Cambria Math" w:hAnsi="Cambria Math"/>
            <w:lang w:bidi="he-IL"/>
          </w:rPr>
          <m:t>β</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2.5</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2.5</m:t>
            </m:r>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25F79F57" w14:textId="77777777" w:rsidR="004F196A" w:rsidRPr="00730DE0" w:rsidRDefault="004F196A" w:rsidP="004F196A">
      <w:pPr>
        <w:tabs>
          <w:tab w:val="right" w:pos="9026"/>
        </w:tabs>
        <w:rPr>
          <w:lang w:bidi="he-IL"/>
        </w:rPr>
      </w:pPr>
      <m:oMath>
        <m:r>
          <w:rPr>
            <w:rFonts w:ascii="Cambria Math" w:hAnsi="Cambria Math"/>
            <w:lang w:bidi="he-IL"/>
          </w:rPr>
          <m:t>γ</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lang w:bidi="he-IL"/>
                  </w:rPr>
                  <m:t>3</m:t>
                </m:r>
              </m:e>
              <m:sup>
                <m:r>
                  <w:rPr>
                    <w:rFonts w:ascii="Cambria Math" w:hAnsi="Cambria Math"/>
                    <w:lang w:bidi="he-IL"/>
                  </w:rPr>
                  <m:t>2</m:t>
                </m:r>
              </m:sup>
            </m:sSup>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m:t>
        </m:r>
        <m:f>
          <m:fPr>
            <m:ctrlPr>
              <w:rPr>
                <w:rFonts w:ascii="Cambria Math" w:hAnsi="Cambria Math"/>
                <w:i/>
              </w:rPr>
            </m:ctrlPr>
          </m:fPr>
          <m:num>
            <m:r>
              <w:rPr>
                <w:rFonts w:ascii="Cambria Math" w:hAnsi="Cambria Math"/>
                <w:lang w:bidi="he-IL"/>
              </w:rPr>
              <m:t>3</m:t>
            </m:r>
          </m:num>
          <m:den>
            <m:sSup>
              <m:sSupPr>
                <m:ctrlPr>
                  <w:rPr>
                    <w:rFonts w:ascii="Cambria Math" w:hAnsi="Cambria Math"/>
                    <w:i/>
                  </w:rPr>
                </m:ctrlPr>
              </m:sSupPr>
              <m:e>
                <m:r>
                  <w:rPr>
                    <w:rFonts w:ascii="Cambria Math" w:hAnsi="Cambria Math"/>
                    <w:lang w:bidi="he-IL"/>
                  </w:rPr>
                  <m:t>2</m:t>
                </m:r>
              </m:e>
              <m:sup>
                <m:r>
                  <w:rPr>
                    <w:rFonts w:ascii="Cambria Math" w:hAnsi="Cambria Math"/>
                    <w:lang w:bidi="he-IL"/>
                  </w:rPr>
                  <m:t>2</m:t>
                </m:r>
              </m:sup>
            </m:sSup>
          </m:den>
        </m:f>
        <m:r>
          <w:rPr>
            <w:rFonts w:ascii="Cambria Math" w:hAnsi="Cambria Math"/>
            <w:lang w:bidi="he-IL"/>
          </w:rPr>
          <m:t xml:space="preserve"> )</m:t>
        </m:r>
      </m:oMath>
      <w:r w:rsidRPr="004F4EE2">
        <w:rPr>
          <w:rFonts w:eastAsiaTheme="minorEastAsia"/>
          <w:lang w:bidi="he-IL"/>
        </w:rPr>
        <w:tab/>
      </w:r>
    </w:p>
    <w:p w14:paraId="27A89F07" w14:textId="77777777" w:rsidR="004F196A" w:rsidRPr="00C0678D" w:rsidRDefault="004F196A" w:rsidP="004F196A">
      <m:oMathPara>
        <m:oMathParaPr>
          <m:jc m:val="left"/>
        </m:oMathParaPr>
        <m:oMath>
          <m:r>
            <w:rPr>
              <w:rFonts w:ascii="Cambria Math" w:hAnsi="Cambria Math"/>
              <w:lang w:bidi="he-IL"/>
            </w:rPr>
            <w:lastRenderedPageBreak/>
            <m:t>σ</m:t>
          </m:r>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m:oMathPara>
    </w:p>
    <w:p w14:paraId="0AE9A1E5" w14:textId="77777777" w:rsidR="004F196A" w:rsidRDefault="004F196A" w:rsidP="004F196A"/>
    <w:p w14:paraId="3FF47335" w14:textId="77777777" w:rsidR="004F196A" w:rsidRDefault="004F196A" w:rsidP="004F196A">
      <w:r>
        <w:t xml:space="preserve">where the intercept </w:t>
      </w:r>
      <w:r w:rsidRPr="00176F54">
        <w:rPr>
          <w:i/>
          <w:iCs/>
        </w:rPr>
        <w:t>α</w:t>
      </w:r>
      <w:r>
        <w:t xml:space="preserve"> is baseline absorbance, the slope </w:t>
      </w:r>
      <w:r w:rsidRPr="00176F54">
        <w:rPr>
          <w:i/>
          <w:iCs/>
        </w:rPr>
        <w:t>β</w:t>
      </w:r>
      <w:r>
        <w:t xml:space="preserve"> is the initial linear change in absorbance per unit </w:t>
      </w:r>
      <w:r w:rsidRPr="00176F54">
        <w:rPr>
          <w:i/>
          <w:iCs/>
        </w:rPr>
        <w:t>c</w:t>
      </w:r>
      <w:r>
        <w:t xml:space="preserve"> and the asymptote </w:t>
      </w:r>
      <w:r w:rsidRPr="00176F54">
        <w:rPr>
          <w:i/>
          <w:iCs/>
        </w:rPr>
        <w:t>γ</w:t>
      </w:r>
      <w:r>
        <w:t xml:space="preserve"> is maximal absorbance above the baseline. Priors are based on knowledge of the limit of linearity and typical absorbance values. Using the posterior distributions of </w:t>
      </w:r>
      <w:r w:rsidRPr="00176F54">
        <w:rPr>
          <w:i/>
          <w:iCs/>
        </w:rPr>
        <w:t>α</w:t>
      </w:r>
      <w:r>
        <w:t xml:space="preserve">, </w:t>
      </w:r>
      <w:r w:rsidRPr="00176F54">
        <w:rPr>
          <w:i/>
          <w:iCs/>
        </w:rPr>
        <w:t>β</w:t>
      </w:r>
      <w:r w:rsidRPr="00CE0944">
        <w:t xml:space="preserve"> </w:t>
      </w:r>
      <w:r>
        <w:t xml:space="preserve">and </w:t>
      </w:r>
      <w:r w:rsidRPr="00176F54">
        <w:rPr>
          <w:i/>
          <w:iCs/>
        </w:rPr>
        <w:t>γ</w:t>
      </w:r>
      <w:r>
        <w:t>, measured sample absorbance was converted to a probability distribution of sample concentration as</w:t>
      </w:r>
    </w:p>
    <w:p w14:paraId="1FF487C1" w14:textId="77777777" w:rsidR="004F196A" w:rsidRDefault="004F196A" w:rsidP="004F196A"/>
    <w:p w14:paraId="0308C63E" w14:textId="77777777" w:rsidR="004F196A" w:rsidRDefault="004F196A" w:rsidP="004F196A">
      <w:pPr>
        <w:tabs>
          <w:tab w:val="right" w:pos="9026"/>
        </w:tabs>
        <w:rPr>
          <w:i/>
        </w:rPr>
      </w:pPr>
      <m:oMath>
        <m:r>
          <w:rPr>
            <w:rFonts w:ascii="Cambria Math" w:hAnsi="Cambria Math"/>
          </w:rPr>
          <m:t xml:space="preserve">c= </m:t>
        </m:r>
        <m:f>
          <m:fPr>
            <m:ctrlPr>
              <w:rPr>
                <w:rFonts w:ascii="Cambria Math" w:hAnsi="Cambria Math"/>
                <w:i/>
              </w:rPr>
            </m:ctrlPr>
          </m:fPr>
          <m:num>
            <m:r>
              <w:rPr>
                <w:rFonts w:ascii="Cambria Math" w:hAnsi="Cambria Math"/>
                <w:lang w:bidi="he-IL"/>
              </w:rPr>
              <m:t>γ</m:t>
            </m:r>
          </m:num>
          <m:den>
            <m:r>
              <w:rPr>
                <w:rFonts w:ascii="Cambria Math" w:hAnsi="Cambria Math"/>
                <w:lang w:bidi="he-IL"/>
              </w:rPr>
              <m:t>β</m:t>
            </m:r>
          </m:den>
        </m:f>
        <m:func>
          <m:funcPr>
            <m:ctrlPr>
              <w:rPr>
                <w:rFonts w:ascii="Cambria Math" w:hAnsi="Cambria Math"/>
                <w:i/>
              </w:rPr>
            </m:ctrlPr>
          </m:funcPr>
          <m:fName>
            <m:r>
              <m:rPr>
                <m:sty m:val="p"/>
              </m:rPr>
              <w:rPr>
                <w:rFonts w:ascii="Cambria Math" w:hAnsi="Cambria Math"/>
              </w:rPr>
              <m:t>atanh</m:t>
            </m:r>
          </m:fName>
          <m:e>
            <m:f>
              <m:fPr>
                <m:ctrlPr>
                  <w:rPr>
                    <w:rFonts w:ascii="Cambria Math" w:hAnsi="Cambria Math"/>
                    <w:i/>
                  </w:rPr>
                </m:ctrlPr>
              </m:fPr>
              <m:num>
                <m:sSub>
                  <m:sSubPr>
                    <m:ctrlPr>
                      <w:rPr>
                        <w:rFonts w:ascii="Cambria Math" w:hAnsi="Cambria Math"/>
                        <w:i/>
                      </w:rPr>
                    </m:ctrlPr>
                  </m:sSubPr>
                  <m:e>
                    <m:r>
                      <m:rPr>
                        <m:sty m:val="p"/>
                      </m:rPr>
                      <w:rPr>
                        <w:rFonts w:ascii="Cambria Math" w:hAnsi="Cambria Math"/>
                      </w:rPr>
                      <m:t>A</m:t>
                    </m:r>
                  </m:e>
                  <m:sub>
                    <m:r>
                      <w:rPr>
                        <w:rFonts w:ascii="Cambria Math" w:hAnsi="Cambria Math"/>
                      </w:rPr>
                      <m:t>765</m:t>
                    </m:r>
                  </m:sub>
                </m:sSub>
                <m:r>
                  <w:rPr>
                    <w:rFonts w:ascii="Cambria Math" w:hAnsi="Cambria Math"/>
                  </w:rPr>
                  <m:t xml:space="preserve"> - </m:t>
                </m:r>
                <m:r>
                  <w:rPr>
                    <w:rFonts w:ascii="Cambria Math" w:hAnsi="Cambria Math"/>
                    <w:lang w:bidi="he-IL"/>
                  </w:rPr>
                  <m:t>α</m:t>
                </m:r>
              </m:num>
              <m:den>
                <m:r>
                  <w:rPr>
                    <w:rFonts w:ascii="Cambria Math" w:hAnsi="Cambria Math"/>
                    <w:lang w:bidi="he-IL"/>
                  </w:rPr>
                  <m:t>γ</m:t>
                </m:r>
              </m:den>
            </m:f>
          </m:e>
        </m:func>
        <m:r>
          <w:rPr>
            <w:rFonts w:ascii="Cambria Math" w:hAnsi="Cambria Math"/>
          </w:rPr>
          <m:t xml:space="preserve"> </m:t>
        </m:r>
      </m:oMath>
      <w:r w:rsidRPr="00730DE0">
        <w:rPr>
          <w:rFonts w:eastAsiaTheme="minorEastAsia"/>
          <w:lang w:bidi="he-IL"/>
        </w:rPr>
        <w:tab/>
        <w:t>(</w:t>
      </w:r>
      <w:r>
        <w:rPr>
          <w:rFonts w:eastAsiaTheme="minorEastAsia"/>
          <w:lang w:bidi="he-IL"/>
        </w:rPr>
        <w:t>10</w:t>
      </w:r>
      <w:r w:rsidRPr="00730DE0">
        <w:rPr>
          <w:rFonts w:eastAsiaTheme="minorEastAsia"/>
          <w:lang w:bidi="he-IL"/>
        </w:rPr>
        <w:t>)</w:t>
      </w:r>
      <w:r w:rsidRPr="00730DE0">
        <w:rPr>
          <w:i/>
        </w:rPr>
        <w:t xml:space="preserve"> </w:t>
      </w:r>
    </w:p>
    <w:p w14:paraId="02A9E4CF" w14:textId="77777777" w:rsidR="004F196A" w:rsidRDefault="004F196A" w:rsidP="004F196A"/>
    <w:p w14:paraId="4ABB9A17" w14:textId="77777777" w:rsidR="004F196A" w:rsidRDefault="004F196A" w:rsidP="004F196A">
      <w:r>
        <w:t>Concentrations (mg mL</w:t>
      </w:r>
      <w:r w:rsidRPr="008F00B9">
        <w:rPr>
          <w:vertAlign w:val="superscript"/>
        </w:rPr>
        <w:t>−1</w:t>
      </w:r>
      <w:r>
        <w:t>) are equivalent to % dry mass since mg mL</w:t>
      </w:r>
      <w:r w:rsidRPr="008F00B9">
        <w:rPr>
          <w:vertAlign w:val="superscript"/>
        </w:rPr>
        <w:t>−1</w:t>
      </w:r>
      <w:r>
        <w:t xml:space="preserve"> / 100 mg mL</w:t>
      </w:r>
      <w:r w:rsidRPr="008F00B9">
        <w:rPr>
          <w:vertAlign w:val="superscript"/>
        </w:rPr>
        <w:t>−1</w:t>
      </w:r>
      <w:r>
        <w:t xml:space="preserve"> = mg 100 mg</w:t>
      </w:r>
      <w:r w:rsidRPr="008F00B9">
        <w:rPr>
          <w:vertAlign w:val="superscript"/>
        </w:rPr>
        <w:t>−1</w:t>
      </w:r>
      <w:r>
        <w:t xml:space="preserve"> = %. Concentration distributions were summarised as mean and standard deviation which were propagated using measurement error modelling </w:t>
      </w:r>
      <w:r w:rsidRPr="001453DE">
        <w:rPr>
          <w:lang w:bidi="he-IL"/>
        </w:rPr>
        <w:fldChar w:fldCharType="begin"/>
      </w:r>
      <w:r w:rsidRPr="001453DE">
        <w:rPr>
          <w:lang w:bidi="he-IL"/>
        </w:rPr>
        <w:instrText>ADDIN BEC{McElreath, 2020 #44454}</w:instrText>
      </w:r>
      <w:r w:rsidRPr="001453DE">
        <w:rPr>
          <w:lang w:bidi="he-IL"/>
        </w:rPr>
        <w:fldChar w:fldCharType="separate"/>
      </w:r>
      <w:r w:rsidRPr="001453DE">
        <w:rPr>
          <w:lang w:bidi="he-IL"/>
        </w:rPr>
        <w:t>(McElreath 2020)</w:t>
      </w:r>
      <w:r w:rsidRPr="001453DE">
        <w:rPr>
          <w:lang w:bidi="he-IL"/>
        </w:rPr>
        <w:fldChar w:fldCharType="end"/>
      </w:r>
      <w:r>
        <w:t>. We use a normal measurement error model around a gamma likelihood (cf. Equation 8):</w:t>
      </w:r>
    </w:p>
    <w:p w14:paraId="1A133A5F" w14:textId="77777777" w:rsidR="004F196A" w:rsidRDefault="004F196A" w:rsidP="004F196A"/>
    <w:p w14:paraId="6EB30E6C" w14:textId="77777777" w:rsidR="004F196A" w:rsidRPr="00272C3B" w:rsidRDefault="00000000" w:rsidP="004F196A">
      <w:pPr>
        <w:tabs>
          <w:tab w:val="right" w:pos="9026"/>
        </w:tabs>
        <w:rPr>
          <w:i/>
        </w:rPr>
      </w:pPr>
      <m:oMath>
        <m:sSub>
          <m:sSubPr>
            <m:ctrlPr>
              <w:rPr>
                <w:rFonts w:ascii="Cambria Math" w:hAnsi="Cambria Math"/>
                <w:i/>
              </w:rPr>
            </m:ctrlPr>
          </m:sSubPr>
          <m:e>
            <m:r>
              <w:rPr>
                <w:rFonts w:ascii="Cambria Math" w:hAnsi="Cambria Math"/>
              </w:rPr>
              <m:t>c</m:t>
            </m:r>
          </m:e>
          <m:sub>
            <m:r>
              <m:rPr>
                <m:sty m:val="p"/>
              </m:rPr>
              <w:rPr>
                <w:rFonts w:ascii="Cambria Math" w:hAnsi="Cambria Math"/>
                <w:lang w:bidi="he-IL"/>
              </w:rPr>
              <m:t>obs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w:rPr>
            <w:rFonts w:ascii="Cambria Math" w:hAnsi="Cambria Math"/>
          </w:rPr>
          <m:t>c</m:t>
        </m:r>
        <m:r>
          <w:rPr>
            <w:rFonts w:ascii="Cambria Math" w:hAnsi="Cambria Math"/>
            <w:lang w:bidi="he-IL"/>
          </w:rPr>
          <m:t xml:space="preserve"> ,  </m:t>
        </m:r>
        <m:sSub>
          <m:sSubPr>
            <m:ctrlPr>
              <w:rPr>
                <w:rFonts w:ascii="Cambria Math" w:hAnsi="Cambria Math"/>
                <w:i/>
              </w:rPr>
            </m:ctrlPr>
          </m:sSubPr>
          <m:e>
            <m:r>
              <w:rPr>
                <w:rFonts w:ascii="Cambria Math" w:hAnsi="Cambria Math"/>
                <w:lang w:bidi="he-IL"/>
              </w:rPr>
              <m:t>σ</m:t>
            </m:r>
          </m:e>
          <m:sub>
            <m:r>
              <m:rPr>
                <m:sty m:val="p"/>
              </m:rPr>
              <w:rPr>
                <w:rFonts w:ascii="Cambria Math" w:hAnsi="Cambria Math"/>
                <w:lang w:bidi="he-IL"/>
              </w:rPr>
              <m:t>obs</m:t>
            </m:r>
          </m:sub>
        </m:sSub>
        <m:r>
          <w:rPr>
            <w:rFonts w:ascii="Cambria Math" w:hAnsi="Cambria Math"/>
            <w:lang w:bidi="he-IL"/>
          </w:rPr>
          <m:t>)</m:t>
        </m:r>
      </m:oMath>
      <w:r w:rsidR="004F196A" w:rsidRPr="00730DE0">
        <w:rPr>
          <w:rFonts w:eastAsiaTheme="minorEastAsia"/>
          <w:lang w:bidi="he-IL"/>
        </w:rPr>
        <w:tab/>
        <w:t>(</w:t>
      </w:r>
      <w:r w:rsidR="004F196A">
        <w:rPr>
          <w:rFonts w:eastAsiaTheme="minorEastAsia"/>
          <w:lang w:bidi="he-IL"/>
        </w:rPr>
        <w:t>11</w:t>
      </w:r>
      <w:r w:rsidR="004F196A" w:rsidRPr="00730DE0">
        <w:rPr>
          <w:rFonts w:eastAsiaTheme="minorEastAsia"/>
          <w:lang w:bidi="he-IL"/>
        </w:rPr>
        <w:t>)</w:t>
      </w:r>
    </w:p>
    <w:p w14:paraId="663D431D" w14:textId="77777777" w:rsidR="004F196A" w:rsidRDefault="004F196A" w:rsidP="004F196A">
      <w:pPr>
        <w:tabs>
          <w:tab w:val="right" w:pos="9026"/>
        </w:tabs>
        <w:rPr>
          <w:i/>
        </w:rPr>
      </w:pPr>
      <m:oMath>
        <m:r>
          <w:rPr>
            <w:rFonts w:ascii="Cambria Math" w:hAnsi="Cambria Math"/>
          </w:rPr>
          <m:t xml:space="preserve">c </m:t>
        </m:r>
        <m:r>
          <w:rPr>
            <w:rFonts w:ascii="Cambria Math" w:hAnsi="Cambria Math"/>
            <w:lang w:bidi="he-IL"/>
          </w:rPr>
          <m:t xml:space="preserve">~ </m:t>
        </m:r>
        <m:r>
          <m:rPr>
            <m:sty m:val="p"/>
          </m:rPr>
          <w:rPr>
            <w:rFonts w:ascii="Cambria Math" w:hAnsi="Cambria Math"/>
            <w:lang w:bidi="he-IL"/>
          </w:rPr>
          <m:t>Gamma</m:t>
        </m:r>
        <m:r>
          <w:rPr>
            <w:rFonts w:ascii="Cambria Math" w:hAnsi="Cambria Math"/>
            <w:lang w:bidi="he-IL"/>
          </w:rPr>
          <m:t xml:space="preserve">( </m:t>
        </m:r>
        <m:f>
          <m:fPr>
            <m:ctrlPr>
              <w:rPr>
                <w:rFonts w:ascii="Cambria Math" w:hAnsi="Cambria Math"/>
                <w:i/>
              </w:rPr>
            </m:ctrlPr>
          </m:fPr>
          <m:num>
            <m:r>
              <w:rPr>
                <w:rFonts w:ascii="Cambria Math" w:hAnsi="Cambria Math"/>
              </w:rPr>
              <m:t>μ</m:t>
            </m:r>
          </m:num>
          <m:den>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den>
        </m:f>
        <m:r>
          <w:rPr>
            <w:rFonts w:ascii="Cambria Math" w:hAnsi="Cambria Math"/>
            <w:lang w:bidi="he-IL"/>
          </w:rPr>
          <m:t xml:space="preserve"> ,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den>
        </m:f>
        <m:r>
          <w:rPr>
            <w:rFonts w:ascii="Cambria Math" w:hAnsi="Cambria Math"/>
            <w:lang w:bidi="he-IL"/>
          </w:rPr>
          <m:t xml:space="preserve"> )</m:t>
        </m:r>
      </m:oMath>
      <w:r w:rsidRPr="00730DE0">
        <w:rPr>
          <w:i/>
        </w:rPr>
        <w:t xml:space="preserve"> </w:t>
      </w:r>
    </w:p>
    <w:p w14:paraId="57448F5E" w14:textId="77777777" w:rsidR="004F196A" w:rsidRPr="0035653C" w:rsidRDefault="00000000" w:rsidP="004F196A">
      <w:pPr>
        <w:tabs>
          <w:tab w:val="right" w:pos="9026"/>
        </w:tabs>
        <w:rPr>
          <w:rFonts w:eastAsiaTheme="minorEastAsia"/>
          <w:lang w:bidi="he-IL"/>
        </w:rPr>
      </w:pPr>
      <m:oMathPara>
        <m:oMathParaPr>
          <m:jc m:val="left"/>
        </m:oMathParaPr>
        <m:oMath>
          <m:func>
            <m:funcPr>
              <m:ctrlPr>
                <w:rPr>
                  <w:rFonts w:ascii="Cambria Math" w:hAnsi="Cambria Math"/>
                </w:rPr>
              </m:ctrlPr>
            </m:funcPr>
            <m:fName>
              <m:r>
                <m:rPr>
                  <m:sty m:val="p"/>
                </m:rPr>
                <w:rPr>
                  <w:rFonts w:ascii="Cambria Math" w:hAnsi="Cambria Math"/>
                </w:rPr>
                <m:t>ln</m:t>
              </m:r>
            </m:fName>
            <m:e>
              <m:r>
                <w:rPr>
                  <w:rFonts w:ascii="Cambria Math" w:hAnsi="Cambria Math"/>
                </w:rPr>
                <m:t>μ</m:t>
              </m:r>
            </m:e>
          </m:func>
          <m:r>
            <w:rPr>
              <w:rFonts w:ascii="Cambria Math" w:hAnsi="Cambria Math"/>
              <w:lang w:bidi="he-IL"/>
            </w:rPr>
            <m:t xml:space="preserve">= </m:t>
          </m:r>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r>
                <w:rPr>
                  <w:rFonts w:ascii="Cambria Math" w:hAnsi="Cambria Math"/>
                  <w:lang w:bidi="he-IL"/>
                </w:rPr>
                <m:t>S</m:t>
              </m:r>
            </m:sub>
          </m:sSub>
          <m:r>
            <w:rPr>
              <w:rFonts w:ascii="Cambria Math" w:hAnsi="Cambria Math"/>
              <w:lang w:bidi="he-IL"/>
            </w:rPr>
            <m:t>+</m:t>
          </m:r>
          <m:sSub>
            <m:sSubPr>
              <m:ctrlPr>
                <w:rPr>
                  <w:rFonts w:ascii="Cambria Math" w:hAnsi="Cambria Math"/>
                  <w:i/>
                </w:rPr>
              </m:ctrlPr>
            </m:sSubPr>
            <m:e>
              <m:r>
                <w:rPr>
                  <w:rFonts w:ascii="Cambria Math" w:hAnsi="Cambria Math"/>
                  <w:lang w:bidi="he-IL"/>
                </w:rPr>
                <m:t>α</m:t>
              </m:r>
            </m:e>
            <m:sub>
              <m:r>
                <w:rPr>
                  <w:rFonts w:ascii="Cambria Math" w:hAnsi="Cambria Math"/>
                  <w:lang w:bidi="he-IL"/>
                </w:rPr>
                <m:t>I</m:t>
              </m:r>
            </m:sub>
          </m:sSub>
        </m:oMath>
      </m:oMathPara>
    </w:p>
    <w:p w14:paraId="7C3CEF33"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func>
            <m:funcPr>
              <m:ctrlPr>
                <w:rPr>
                  <w:rFonts w:ascii="Cambria Math" w:hAnsi="Cambria Math"/>
                </w:rPr>
              </m:ctrlPr>
            </m:funcPr>
            <m:fName>
              <m:r>
                <m:rPr>
                  <m:sty m:val="p"/>
                </m:rPr>
                <w:rPr>
                  <w:rFonts w:ascii="Cambria Math" w:hAnsi="Cambria Math"/>
                  <w:lang w:bidi="he-IL"/>
                </w:rPr>
                <m:t>ln</m:t>
              </m:r>
              <m:ctrlPr>
                <w:rPr>
                  <w:rFonts w:ascii="Cambria Math" w:hAnsi="Cambria Math"/>
                  <w:i/>
                </w:rPr>
              </m:ctrlPr>
            </m:fName>
            <m:e>
              <m:r>
                <m:rPr>
                  <m:sty m:val="p"/>
                </m:rPr>
                <w:rPr>
                  <w:rFonts w:ascii="Cambria Math" w:hAnsi="Cambria Math"/>
                  <w:lang w:bidi="he-IL"/>
                </w:rPr>
                <m:t>1.07</m:t>
              </m:r>
            </m:e>
          </m:func>
          <m:r>
            <m:rPr>
              <m:sty m:val="p"/>
            </m:rPr>
            <w:rPr>
              <w:rFonts w:ascii="Cambria Math" w:hAnsi="Cambria Math"/>
              <w:lang w:bidi="he-IL"/>
            </w:rPr>
            <m:t xml:space="preserve"> </m:t>
          </m:r>
          <m:r>
            <w:rPr>
              <w:rFonts w:ascii="Cambria Math" w:hAnsi="Cambria Math"/>
              <w:lang w:bidi="he-IL"/>
            </w:rPr>
            <m:t>, 0.4 )</m:t>
          </m:r>
        </m:oMath>
      </m:oMathPara>
    </w:p>
    <w:p w14:paraId="48B16080"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S</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lang w:bidi="he-IL"/>
            </w:rPr>
            <m:t xml:space="preserve"> )</m:t>
          </m:r>
        </m:oMath>
      </m:oMathPara>
    </w:p>
    <w:p w14:paraId="57CFFAC5" w14:textId="77777777" w:rsidR="004F196A" w:rsidRPr="00C35D60" w:rsidRDefault="00000000" w:rsidP="004F196A">
      <w:pPr>
        <w:tabs>
          <w:tab w:val="right" w:pos="9026"/>
        </w:tabs>
        <w:rPr>
          <w:rFonts w:eastAsiaTheme="minorEastAsia"/>
          <w:iCs/>
        </w:rPr>
      </w:pPr>
      <m:oMathPara>
        <m:oMathParaPr>
          <m:jc m:val="left"/>
        </m:oMathParaPr>
        <m:oMath>
          <m:sSub>
            <m:sSubPr>
              <m:ctrlPr>
                <w:rPr>
                  <w:rFonts w:ascii="Cambria Math" w:hAnsi="Cambria Math"/>
                  <w:i/>
                </w:rPr>
              </m:ctrlPr>
            </m:sSubPr>
            <m:e>
              <m:r>
                <w:rPr>
                  <w:rFonts w:ascii="Cambria Math" w:hAnsi="Cambria Math"/>
                  <w:lang w:bidi="he-IL"/>
                </w:rPr>
                <m:t>α</m:t>
              </m:r>
            </m:e>
            <m:sub>
              <m:r>
                <w:rPr>
                  <w:rFonts w:ascii="Cambria Math" w:hAnsi="Cambria Math"/>
                  <w:lang w:bidi="he-IL"/>
                </w:rPr>
                <m:t>I</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Normal</m:t>
          </m:r>
          <m:r>
            <w:rPr>
              <w:rFonts w:ascii="Cambria Math" w:hAnsi="Cambria Math"/>
              <w:lang w:bidi="he-IL"/>
            </w:rPr>
            <m:t xml:space="preserve">( </m:t>
          </m:r>
          <m:r>
            <m:rPr>
              <m:sty m:val="p"/>
            </m:rPr>
            <w:rPr>
              <w:rFonts w:ascii="Cambria Math" w:hAnsi="Cambria Math"/>
              <w:lang w:bidi="he-IL"/>
            </w:rPr>
            <m:t>0</m:t>
          </m:r>
          <m:r>
            <w:rPr>
              <w:rFonts w:ascii="Cambria Math" w:hAnsi="Cambria Math"/>
              <w:lang w:bidi="he-IL"/>
            </w:rPr>
            <m:t xml:space="preserve"> ,</m:t>
          </m:r>
          <m:sSub>
            <m:sSubPr>
              <m:ctrlPr>
                <w:rPr>
                  <w:rFonts w:ascii="Cambria Math" w:hAnsi="Cambria Math"/>
                  <w:i/>
                </w:rPr>
              </m:ctrlPr>
            </m:sSubPr>
            <m:e>
              <m:r>
                <w:rPr>
                  <w:rFonts w:ascii="Cambria Math" w:hAnsi="Cambria Math"/>
                  <w:lang w:bidi="he-IL"/>
                </w:rPr>
                <m:t>σ</m:t>
              </m:r>
            </m:e>
            <m:sub>
              <m:r>
                <w:rPr>
                  <w:rFonts w:ascii="Cambria Math" w:hAnsi="Cambria Math"/>
                  <w:lang w:bidi="he-IL"/>
                </w:rPr>
                <m:t>I</m:t>
              </m:r>
            </m:sub>
          </m:sSub>
          <m:r>
            <w:rPr>
              <w:rFonts w:ascii="Cambria Math" w:hAnsi="Cambria Math"/>
              <w:lang w:bidi="he-IL"/>
            </w:rPr>
            <m:t xml:space="preserve"> )</m:t>
          </m:r>
        </m:oMath>
      </m:oMathPara>
    </w:p>
    <w:p w14:paraId="60D44376" w14:textId="77777777" w:rsidR="004F196A" w:rsidRPr="002A77B8" w:rsidRDefault="00000000" w:rsidP="004F196A">
      <m:oMathPara>
        <m:oMathParaPr>
          <m:jc m:val="left"/>
        </m:oMathParaPr>
        <m:oMath>
          <m:sSub>
            <m:sSubPr>
              <m:ctrlPr>
                <w:rPr>
                  <w:rFonts w:ascii="Cambria Math" w:hAnsi="Cambria Math"/>
                  <w:i/>
                </w:rPr>
              </m:ctrlPr>
            </m:sSubPr>
            <m:e>
              <m:r>
                <w:rPr>
                  <w:rFonts w:ascii="Cambria Math" w:hAnsi="Cambria Math"/>
                  <w:lang w:bidi="he-IL"/>
                </w:rPr>
                <m:t>σ</m:t>
              </m:r>
            </m:e>
            <m:sub>
              <m:r>
                <w:rPr>
                  <w:rFonts w:ascii="Cambria Math" w:hAnsi="Cambria Math"/>
                  <w:lang w:bidi="he-IL"/>
                </w:rPr>
                <m:t>S</m:t>
              </m:r>
            </m:sub>
          </m:sSub>
          <m:r>
            <w:rPr>
              <w:rFonts w:ascii="Cambria Math" w:hAnsi="Cambria Math"/>
            </w:rPr>
            <m:t>,</m:t>
          </m:r>
          <m:sSub>
            <m:sSubPr>
              <m:ctrlPr>
                <w:rPr>
                  <w:rFonts w:ascii="Cambria Math" w:hAnsi="Cambria Math"/>
                  <w:i/>
                </w:rPr>
              </m:ctrlPr>
            </m:sSubPr>
            <m:e>
              <m:r>
                <w:rPr>
                  <w:rFonts w:ascii="Cambria Math" w:hAnsi="Cambria Math"/>
                  <w:lang w:bidi="he-IL"/>
                </w:rPr>
                <m:t>σ</m:t>
              </m:r>
            </m:e>
            <m:sub>
              <m:r>
                <w:rPr>
                  <w:rFonts w:ascii="Cambria Math" w:hAnsi="Cambria Math"/>
                  <w:lang w:bidi="he-IL"/>
                </w:rPr>
                <m:t>R</m:t>
              </m:r>
            </m:sub>
          </m:sSub>
          <m:r>
            <w:rPr>
              <w:rFonts w:ascii="Cambria Math" w:hAnsi="Cambria Math"/>
            </w:rPr>
            <m:t>,</m:t>
          </m:r>
          <m:sSub>
            <m:sSubPr>
              <m:ctrlPr>
                <w:rPr>
                  <w:rFonts w:ascii="Cambria Math" w:hAnsi="Cambria Math"/>
                  <w:i/>
                </w:rPr>
              </m:ctrlPr>
            </m:sSubPr>
            <m:e>
              <m:r>
                <w:rPr>
                  <w:rFonts w:ascii="Cambria Math" w:hAnsi="Cambria Math"/>
                  <w:lang w:bidi="he-IL"/>
                </w:rPr>
                <m:t>θ</m:t>
              </m:r>
            </m:e>
            <m:sub>
              <m:r>
                <w:rPr>
                  <w:rFonts w:ascii="Cambria Math" w:hAnsi="Cambria Math"/>
                  <w:lang w:bidi="he-IL"/>
                </w:rPr>
                <m:t>T</m:t>
              </m:r>
            </m:sub>
          </m:sSub>
          <m:r>
            <w:rPr>
              <w:rFonts w:ascii="Cambria Math" w:hAnsi="Cambria Math"/>
            </w:rPr>
            <m:t xml:space="preserve"> </m:t>
          </m:r>
          <m:r>
            <w:rPr>
              <w:rFonts w:ascii="Cambria Math" w:hAnsi="Cambria Math"/>
              <w:lang w:bidi="he-IL"/>
            </w:rPr>
            <m:t xml:space="preserve">~ </m:t>
          </m:r>
          <m:r>
            <m:rPr>
              <m:sty m:val="p"/>
            </m:rPr>
            <w:rPr>
              <w:rFonts w:ascii="Cambria Math" w:hAnsi="Cambria Math"/>
              <w:lang w:bidi="he-IL"/>
            </w:rPr>
            <m:t>Exponential</m:t>
          </m:r>
          <m:r>
            <w:rPr>
              <w:rFonts w:ascii="Cambria Math" w:hAnsi="Cambria Math"/>
              <w:lang w:bidi="he-IL"/>
            </w:rPr>
            <m:t xml:space="preserve">( </m:t>
          </m:r>
          <m:r>
            <m:rPr>
              <m:sty m:val="p"/>
            </m:rPr>
            <w:rPr>
              <w:rFonts w:ascii="Cambria Math" w:hAnsi="Cambria Math"/>
              <w:lang w:bidi="he-IL"/>
            </w:rPr>
            <m:t>5</m:t>
          </m:r>
          <m:r>
            <w:rPr>
              <w:rFonts w:ascii="Cambria Math" w:hAnsi="Cambria Math"/>
              <w:lang w:bidi="he-IL"/>
            </w:rPr>
            <m:t xml:space="preserve"> )</m:t>
          </m:r>
        </m:oMath>
      </m:oMathPara>
    </w:p>
    <w:p w14:paraId="4A2CF549" w14:textId="77777777" w:rsidR="004F196A" w:rsidRDefault="004F196A" w:rsidP="004F196A"/>
    <w:p w14:paraId="39CACF2E" w14:textId="77777777" w:rsidR="004F196A" w:rsidRDefault="004F196A" w:rsidP="004F196A">
      <w:r>
        <w:t xml:space="preserve">The interpretation is the same as for Equations 7 and 8. We obtained the prior 1.07% from a previous study using the same phenol extraction method on </w:t>
      </w:r>
      <w:r w:rsidRPr="00B71848">
        <w:rPr>
          <w:i/>
          <w:iCs/>
        </w:rPr>
        <w:t>L. hyperborea</w:t>
      </w:r>
      <w:r>
        <w:t xml:space="preserve"> </w:t>
      </w:r>
      <w:r w:rsidRPr="00B71848">
        <w:fldChar w:fldCharType="begin"/>
      </w:r>
      <w:r w:rsidRPr="00B71848">
        <w:instrText>ADDIN BEC{Wright et al., 2022, #84779}</w:instrText>
      </w:r>
      <w:r w:rsidRPr="00B71848">
        <w:fldChar w:fldCharType="separate"/>
      </w:r>
      <w:r w:rsidRPr="00B71848">
        <w:t>(Wright et al. 2022)</w:t>
      </w:r>
      <w:r w:rsidRPr="00B71848">
        <w:fldChar w:fldCharType="end"/>
      </w:r>
      <w:r>
        <w:t>.</w:t>
      </w:r>
    </w:p>
    <w:p w14:paraId="347AF380" w14:textId="77777777" w:rsidR="004F196A" w:rsidRPr="00DA5324" w:rsidRDefault="004F196A" w:rsidP="004F196A"/>
    <w:p w14:paraId="6BDC3C88" w14:textId="77777777" w:rsidR="004F196A" w:rsidRDefault="004F196A" w:rsidP="004F196A">
      <w:pPr>
        <w:pStyle w:val="ListParagraph"/>
        <w:numPr>
          <w:ilvl w:val="1"/>
          <w:numId w:val="4"/>
        </w:numPr>
        <w:ind w:left="567" w:hanging="567"/>
        <w:rPr>
          <w:rFonts w:ascii="Times New Roman" w:hAnsi="Times New Roman"/>
          <w:b/>
          <w:bCs/>
          <w:lang w:val="en-GB"/>
        </w:rPr>
      </w:pPr>
      <w:r w:rsidRPr="001E6D5A">
        <w:rPr>
          <w:rFonts w:ascii="Times New Roman" w:hAnsi="Times New Roman"/>
          <w:b/>
          <w:bCs/>
          <w:lang w:val="en-GB"/>
        </w:rPr>
        <w:t>Photosynthetic pigments</w:t>
      </w:r>
    </w:p>
    <w:p w14:paraId="7B0B0EBC" w14:textId="77777777" w:rsidR="004F196A" w:rsidRPr="00C926B5" w:rsidRDefault="004F196A" w:rsidP="004F196A">
      <w:r w:rsidRPr="00C926B5">
        <w:t xml:space="preserve">Lyophilised material was pulverised using a bead mill (Precellys, Bertin Technologies, </w:t>
      </w:r>
      <w:r w:rsidRPr="00C926B5">
        <w:rPr>
          <w:rStyle w:val="Emphasis"/>
          <w:i w:val="0"/>
          <w:iCs w:val="0"/>
        </w:rPr>
        <w:t xml:space="preserve">Montigny-le-Bretonneux, France and MM 400, Retsch, Haan, Germany). </w:t>
      </w:r>
    </w:p>
    <w:p w14:paraId="724140B3" w14:textId="77777777" w:rsidR="004F196A" w:rsidRPr="00C926B5" w:rsidRDefault="004F196A" w:rsidP="004F196A"/>
    <w:p w14:paraId="4C5BFD5A" w14:textId="77777777" w:rsidR="004F196A" w:rsidRDefault="004F196A" w:rsidP="004F196A">
      <w:r w:rsidRPr="000D43B6">
        <w:fldChar w:fldCharType="begin"/>
      </w:r>
      <w:r w:rsidRPr="000D43B6">
        <w:instrText>ADDIN BEC{Wright and Foggo, 2021, #58011; Wright and Kregting, 2023, #49343}</w:instrText>
      </w:r>
      <w:r w:rsidRPr="000D43B6">
        <w:fldChar w:fldCharType="separate"/>
      </w:r>
      <w:r w:rsidRPr="000D43B6">
        <w:t>(Wright &amp; Foggo 2021, Wright &amp; Kregting 2023)</w:t>
      </w:r>
      <w:r w:rsidRPr="000D43B6">
        <w:fldChar w:fldCharType="end"/>
      </w:r>
      <w:r>
        <w:t xml:space="preserve">  </w:t>
      </w:r>
      <w:r w:rsidRPr="00DF324A">
        <w:fldChar w:fldCharType="begin"/>
      </w:r>
      <w:r w:rsidRPr="00DF324A">
        <w:instrText>ADDIN BEC{Thrane et al., 2015 #53613}</w:instrText>
      </w:r>
      <w:r w:rsidRPr="00DF324A">
        <w:fldChar w:fldCharType="separate"/>
      </w:r>
      <w:r w:rsidRPr="00DF324A">
        <w:t>(Thrane et al. 2015)</w:t>
      </w:r>
      <w:r w:rsidRPr="00DF324A">
        <w:fldChar w:fldCharType="end"/>
      </w:r>
    </w:p>
    <w:p w14:paraId="001335F3" w14:textId="77777777" w:rsidR="004F196A" w:rsidRDefault="004F196A" w:rsidP="004F196A"/>
    <w:p w14:paraId="7C094CFE" w14:textId="77777777" w:rsidR="004F196A" w:rsidRDefault="004F196A" w:rsidP="004F196A">
      <w:r>
        <w:t>Figure S3</w:t>
      </w:r>
    </w:p>
    <w:p w14:paraId="0BDBA271" w14:textId="77777777" w:rsidR="004F196A" w:rsidRPr="000D43B6" w:rsidRDefault="004F196A" w:rsidP="004F196A"/>
    <w:p w14:paraId="03F3750A" w14:textId="77777777" w:rsidR="004F196A" w:rsidRDefault="004F196A"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Biochemical transformation</w:t>
      </w:r>
      <w:r w:rsidRPr="001E6D5A">
        <w:rPr>
          <w:rFonts w:ascii="Times New Roman" w:hAnsi="Times New Roman"/>
          <w:b/>
          <w:bCs/>
          <w:lang w:val="en-GB"/>
        </w:rPr>
        <w:t xml:space="preserve"> meta-analysis</w:t>
      </w:r>
    </w:p>
    <w:p w14:paraId="2DDDA5A6" w14:textId="77777777" w:rsidR="004F196A" w:rsidRDefault="004F196A" w:rsidP="004F196A"/>
    <w:p w14:paraId="2B28A0CE" w14:textId="3EDD9F2F" w:rsidR="004F196A" w:rsidRPr="00F06EC5" w:rsidRDefault="00F06EC5" w:rsidP="004F196A">
      <w:r>
        <w:t>(s</w:t>
      </w:r>
      <w:r w:rsidRPr="00F06EC5">
        <w:t xml:space="preserve">ee </w:t>
      </w:r>
      <w:r w:rsidRPr="00F06EC5">
        <w:rPr>
          <w:i/>
          <w:iCs/>
        </w:rPr>
        <w:t>Supplementary references</w:t>
      </w:r>
      <w:r>
        <w:t>).</w:t>
      </w:r>
    </w:p>
    <w:p w14:paraId="2CE615A4" w14:textId="77777777" w:rsidR="00F06EC5" w:rsidRPr="00E83DBE" w:rsidRDefault="00F06EC5" w:rsidP="004F196A">
      <w:pPr>
        <w:rPr>
          <w:b/>
          <w:bCs/>
        </w:rPr>
      </w:pPr>
    </w:p>
    <w:p w14:paraId="50ADCDF6" w14:textId="77777777" w:rsidR="004F196A" w:rsidRDefault="004F196A" w:rsidP="004F196A">
      <w:pPr>
        <w:pStyle w:val="ListParagraph"/>
        <w:numPr>
          <w:ilvl w:val="1"/>
          <w:numId w:val="4"/>
        </w:numPr>
        <w:ind w:left="567" w:hanging="567"/>
        <w:rPr>
          <w:rFonts w:ascii="Times New Roman" w:hAnsi="Times New Roman"/>
          <w:b/>
          <w:bCs/>
          <w:lang w:val="en-GB"/>
        </w:rPr>
      </w:pPr>
      <w:r w:rsidRPr="001E6D5A">
        <w:rPr>
          <w:rFonts w:ascii="Times New Roman" w:hAnsi="Times New Roman"/>
          <w:b/>
          <w:bCs/>
          <w:lang w:val="en-GB"/>
        </w:rPr>
        <w:t xml:space="preserve">Amphipod </w:t>
      </w:r>
      <w:r>
        <w:rPr>
          <w:rFonts w:ascii="Times New Roman" w:hAnsi="Times New Roman"/>
          <w:b/>
          <w:bCs/>
          <w:lang w:val="en-GB"/>
        </w:rPr>
        <w:t>feeding preference</w:t>
      </w:r>
    </w:p>
    <w:p w14:paraId="36C32904" w14:textId="484A040B" w:rsidR="004F196A" w:rsidRPr="00C356DF" w:rsidRDefault="00C356DF" w:rsidP="004F196A">
      <w:r w:rsidRPr="10371CCE">
        <w:t xml:space="preserve">that the different composition of agar cakes (4% w/v for kelp vs. 6% w/v for faeces) did not </w:t>
      </w:r>
      <w:r w:rsidRPr="00C356DF">
        <w:t>affect their choice</w:t>
      </w:r>
    </w:p>
    <w:p w14:paraId="4E37C3F3" w14:textId="77777777" w:rsidR="00C356DF" w:rsidRPr="00C356DF" w:rsidRDefault="00C356DF" w:rsidP="004F196A"/>
    <w:p w14:paraId="5F328F88" w14:textId="2D5BF455" w:rsidR="00C356DF" w:rsidRDefault="00C356DF" w:rsidP="004F196A">
      <w:r w:rsidRPr="00C356DF">
        <w:t xml:space="preserve">We tested amphipod grazing </w:t>
      </w:r>
      <w:r>
        <w:t>on agar cakes and while there was a slight increase with the addition of kelp, agar concentration between 4% and 6% w/v did not affect grazing.</w:t>
      </w:r>
    </w:p>
    <w:p w14:paraId="22ECBB4A" w14:textId="77777777" w:rsidR="00C356DF" w:rsidRPr="00C356DF" w:rsidRDefault="00C356DF" w:rsidP="004F196A"/>
    <w:p w14:paraId="621C2D68" w14:textId="7204FAC1" w:rsidR="000B3C38" w:rsidRPr="000B3C38" w:rsidRDefault="000B3C38" w:rsidP="004F196A">
      <w:r w:rsidRPr="00C356DF">
        <w:rPr>
          <w:rFonts w:eastAsiaTheme="minorHAnsi"/>
          <w:lang w:eastAsia="en-US"/>
          <w14:ligatures w14:val="standardContextual"/>
        </w:rPr>
        <w:t>different amounts of agar were used as consistency of recon food varies among algae or in this case faeces vs. alga. We tested whether different agar-mass + same algal mass affects amphipod grazing, which was</w:t>
      </w:r>
      <w:r w:rsidRPr="000B3C38">
        <w:rPr>
          <w:rFonts w:eastAsiaTheme="minorHAnsi"/>
          <w:lang w:eastAsia="en-US"/>
          <w14:ligatures w14:val="standardContextual"/>
        </w:rPr>
        <w:t xml:space="preserve"> not the case (F(3, 36) = 2.01; p = 0.1228, see graph below)</w:t>
      </w:r>
    </w:p>
    <w:p w14:paraId="16B85D03" w14:textId="77777777" w:rsidR="000B3C38" w:rsidRPr="000B3C38" w:rsidRDefault="000B3C38" w:rsidP="004F196A"/>
    <w:p w14:paraId="3AF70854" w14:textId="77777777" w:rsidR="000B3C38" w:rsidRPr="000B3C38" w:rsidRDefault="000B3C38" w:rsidP="004F196A"/>
    <w:p w14:paraId="78093F57" w14:textId="39D4FCE7" w:rsidR="004F196A" w:rsidRPr="000B3C38" w:rsidRDefault="004F196A" w:rsidP="004F196A">
      <w:r w:rsidRPr="000B3C38">
        <w:t>Figure S4</w:t>
      </w:r>
    </w:p>
    <w:p w14:paraId="15CFD1FD" w14:textId="77777777" w:rsidR="004F196A" w:rsidRPr="00815CAC" w:rsidRDefault="004F196A" w:rsidP="004F196A">
      <w:pPr>
        <w:rPr>
          <w:b/>
          <w:bCs/>
        </w:rPr>
      </w:pPr>
    </w:p>
    <w:p w14:paraId="60B7813E" w14:textId="6BE88CC2" w:rsidR="004F196A" w:rsidRDefault="004F196A"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Heterotrophic microbial activity</w:t>
      </w:r>
      <w:r w:rsidR="00A754D4">
        <w:rPr>
          <w:rFonts w:ascii="Times New Roman" w:hAnsi="Times New Roman"/>
          <w:b/>
          <w:bCs/>
          <w:lang w:val="en-GB"/>
        </w:rPr>
        <w:t xml:space="preserve"> and identity</w:t>
      </w:r>
    </w:p>
    <w:p w14:paraId="7AE61969" w14:textId="77777777" w:rsidR="004F196A" w:rsidRPr="00F75D67" w:rsidRDefault="004F196A" w:rsidP="004F196A">
      <w:r w:rsidRPr="002F130D">
        <w:t>Fluorometric extracellular enzyme assays were first developed for plankton</w:t>
      </w:r>
      <w:r>
        <w:t xml:space="preserve"> communities</w:t>
      </w:r>
      <w:r w:rsidRPr="002F130D">
        <w:t xml:space="preserve"> </w:t>
      </w:r>
      <w:r w:rsidRPr="00DF324A">
        <w:fldChar w:fldCharType="begin"/>
      </w:r>
      <w:r w:rsidRPr="00DF324A">
        <w:instrText>ADDIN BEC{Hoppe, 1983 #89882}</w:instrText>
      </w:r>
      <w:r w:rsidRPr="00DF324A">
        <w:fldChar w:fldCharType="separate"/>
      </w:r>
      <w:r w:rsidRPr="00DF324A">
        <w:t>(Hoppe 1983)</w:t>
      </w:r>
      <w:r w:rsidRPr="00DF324A">
        <w:fldChar w:fldCharType="end"/>
      </w:r>
      <w:r>
        <w:t xml:space="preserve"> </w:t>
      </w:r>
      <w:r w:rsidRPr="002F130D">
        <w:t xml:space="preserve">and later applied to </w:t>
      </w:r>
      <w:r>
        <w:t xml:space="preserve">microbial </w:t>
      </w:r>
      <w:r w:rsidRPr="002F130D">
        <w:t xml:space="preserve">biofilms </w:t>
      </w:r>
      <w:r>
        <w:t xml:space="preserve">on </w:t>
      </w:r>
      <w:r w:rsidRPr="002F130D">
        <w:t xml:space="preserve">plant litter in freshwater </w:t>
      </w:r>
      <w:r w:rsidRPr="00DF324A">
        <w:fldChar w:fldCharType="begin"/>
      </w:r>
      <w:r w:rsidRPr="00DF324A">
        <w:instrText>ADDIN BEC{Romaní et al., 2006 #46631}</w:instrText>
      </w:r>
      <w:r w:rsidRPr="00DF324A">
        <w:fldChar w:fldCharType="separate"/>
      </w:r>
      <w:r w:rsidRPr="00DF324A">
        <w:t>(Romaní et al. 2006)</w:t>
      </w:r>
      <w:r w:rsidRPr="00DF324A">
        <w:fldChar w:fldCharType="end"/>
      </w:r>
      <w:r>
        <w:t xml:space="preserve"> and seawater (</w:t>
      </w:r>
      <w:r w:rsidRPr="00C23527">
        <w:t>L.S.W.</w:t>
      </w:r>
      <w:r>
        <w:t xml:space="preserve">, unpublished method). Since our method is quite </w:t>
      </w:r>
      <w:r w:rsidRPr="00F75D67">
        <w:t>far removed from the original and has not been published elsewhere, it is described here in some detail.</w:t>
      </w:r>
    </w:p>
    <w:p w14:paraId="6869D4F1" w14:textId="77777777" w:rsidR="004F196A" w:rsidRPr="00F75D67" w:rsidRDefault="004F196A" w:rsidP="004F196A"/>
    <w:p w14:paraId="3F1B0EDF" w14:textId="77777777" w:rsidR="004F196A" w:rsidRPr="0040458B" w:rsidRDefault="004F196A" w:rsidP="004F196A">
      <w:pPr>
        <w:pStyle w:val="p1"/>
        <w:rPr>
          <w:rFonts w:ascii="Times New Roman" w:hAnsi="Times New Roman"/>
          <w:sz w:val="24"/>
          <w:szCs w:val="24"/>
        </w:rPr>
      </w:pPr>
      <w:r w:rsidRPr="00F75D67">
        <w:rPr>
          <w:rFonts w:ascii="Times New Roman" w:hAnsi="Times New Roman"/>
          <w:sz w:val="24"/>
          <w:szCs w:val="24"/>
        </w:rPr>
        <w:t xml:space="preserve">We focussed on the enzymes β-glucosidase and leucine aminopeptidase which broadly speaking catalyse the decomposition of carbohydrates or carbon and proteins or nitrogen respectively. Specifically, β-glucosidase catalyses cellulose hydrolysis and leucine aminopeptidase catalyses the hydrolysis of the essential amino acid leucine. Both compounds are major components of kelp. The </w:t>
      </w:r>
      <w:r>
        <w:rPr>
          <w:rFonts w:ascii="Times New Roman" w:hAnsi="Times New Roman"/>
          <w:sz w:val="24"/>
          <w:szCs w:val="24"/>
        </w:rPr>
        <w:t>fluorogenic</w:t>
      </w:r>
      <w:r w:rsidRPr="00F75D67">
        <w:rPr>
          <w:rFonts w:ascii="Times New Roman" w:hAnsi="Times New Roman"/>
          <w:sz w:val="24"/>
          <w:szCs w:val="24"/>
        </w:rPr>
        <w:t xml:space="preserve"> substrates to match these enzymes are 4-</w:t>
      </w:r>
      <w:r w:rsidRPr="0040458B">
        <w:rPr>
          <w:rFonts w:ascii="Times New Roman" w:hAnsi="Times New Roman"/>
          <w:sz w:val="24"/>
          <w:szCs w:val="24"/>
        </w:rPr>
        <w:t xml:space="preserve">Methylumbelliferyl β-D-Glucopyranoside (4-MUG, M3633, Sigma-Aldrich, Merck KGaA, Darmstadt, Germany) and L-Leucine-7-Amido-4-Methylcoumarin Hydrochloride (LAMC, L2145, Sigma-Aldrich, Merck KGaA, Darmstadt, Germany). Fluorogenic substrates are linked to a fluorophore that only fluoresces in isolation, once the bond to the substrate is </w:t>
      </w:r>
      <w:r w:rsidRPr="00DF324A">
        <w:rPr>
          <w:rFonts w:ascii="Times New Roman" w:hAnsi="Times New Roman"/>
          <w:sz w:val="24"/>
          <w:szCs w:val="24"/>
        </w:rPr>
        <w:t xml:space="preserve">cleaved, so the amount of fluorescence is a measure of the amount of hydrolysed substrate </w:t>
      </w:r>
      <w:r w:rsidRPr="00DF324A">
        <w:rPr>
          <w:rFonts w:ascii="Times New Roman" w:hAnsi="Times New Roman"/>
          <w:sz w:val="24"/>
          <w:szCs w:val="24"/>
        </w:rPr>
        <w:fldChar w:fldCharType="begin"/>
      </w:r>
      <w:r w:rsidRPr="00DF324A">
        <w:rPr>
          <w:rFonts w:ascii="Times New Roman" w:hAnsi="Times New Roman"/>
          <w:sz w:val="24"/>
          <w:szCs w:val="24"/>
        </w:rPr>
        <w:instrText>ADDIN BEC{Hoppe, 1983 #89882}</w:instrText>
      </w:r>
      <w:r w:rsidRPr="00DF324A">
        <w:rPr>
          <w:rFonts w:ascii="Times New Roman" w:hAnsi="Times New Roman"/>
          <w:sz w:val="24"/>
          <w:szCs w:val="24"/>
        </w:rPr>
        <w:fldChar w:fldCharType="separate"/>
      </w:r>
      <w:r w:rsidRPr="00DF324A">
        <w:rPr>
          <w:rFonts w:ascii="Times New Roman" w:hAnsi="Times New Roman"/>
          <w:sz w:val="24"/>
          <w:szCs w:val="24"/>
        </w:rPr>
        <w:t>(Hoppe 1983)</w:t>
      </w:r>
      <w:r w:rsidRPr="00DF324A">
        <w:rPr>
          <w:rFonts w:ascii="Times New Roman" w:hAnsi="Times New Roman"/>
          <w:sz w:val="24"/>
          <w:szCs w:val="24"/>
        </w:rPr>
        <w:fldChar w:fldCharType="end"/>
      </w:r>
      <w:r w:rsidRPr="00DF324A">
        <w:rPr>
          <w:rFonts w:ascii="Times New Roman" w:hAnsi="Times New Roman"/>
          <w:sz w:val="24"/>
          <w:szCs w:val="24"/>
        </w:rPr>
        <w:t>. The fluorophores are needed as a standard to convert fluorescence to concentration. Each</w:t>
      </w:r>
      <w:r w:rsidRPr="0040458B">
        <w:rPr>
          <w:rFonts w:ascii="Times New Roman" w:hAnsi="Times New Roman"/>
          <w:sz w:val="24"/>
          <w:szCs w:val="24"/>
        </w:rPr>
        <w:t xml:space="preserve"> of our substrates is bound to a different fluorophore: 4-MUG to 4-</w:t>
      </w:r>
    </w:p>
    <w:p w14:paraId="0C165B61" w14:textId="77777777" w:rsidR="004F196A" w:rsidRDefault="004F196A" w:rsidP="004F196A">
      <w:pPr>
        <w:pStyle w:val="p1"/>
        <w:rPr>
          <w:rFonts w:ascii="Times New Roman" w:hAnsi="Times New Roman"/>
          <w:sz w:val="24"/>
          <w:szCs w:val="24"/>
        </w:rPr>
      </w:pPr>
      <w:r w:rsidRPr="00DA5FEE">
        <w:rPr>
          <w:rFonts w:ascii="Times New Roman" w:hAnsi="Times New Roman"/>
          <w:sz w:val="24"/>
          <w:szCs w:val="24"/>
        </w:rPr>
        <w:t>Methylumbelliferone (4-MU, M1381, Sigma-Aldrich, Merck KGaA, Darmstadt, Germany)</w:t>
      </w:r>
      <w:r w:rsidRPr="00DA5FEE">
        <w:rPr>
          <w:rStyle w:val="apple-converted-space"/>
          <w:rFonts w:ascii="Times New Roman" w:eastAsiaTheme="majorEastAsia" w:hAnsi="Times New Roman"/>
          <w:sz w:val="24"/>
          <w:szCs w:val="24"/>
        </w:rPr>
        <w:t> </w:t>
      </w:r>
      <w:r>
        <w:rPr>
          <w:rFonts w:ascii="Times New Roman" w:hAnsi="Times New Roman"/>
          <w:sz w:val="24"/>
          <w:szCs w:val="24"/>
        </w:rPr>
        <w:t>a</w:t>
      </w:r>
      <w:r w:rsidRPr="0040458B">
        <w:rPr>
          <w:rFonts w:ascii="Times New Roman" w:hAnsi="Times New Roman"/>
          <w:sz w:val="24"/>
          <w:szCs w:val="24"/>
        </w:rPr>
        <w:t>nd LAMC to 7-Amino-4-Methylcoumarin (AMC, A9891</w:t>
      </w:r>
      <w:r>
        <w:rPr>
          <w:rFonts w:ascii="Times New Roman" w:hAnsi="Times New Roman"/>
          <w:sz w:val="24"/>
          <w:szCs w:val="24"/>
        </w:rPr>
        <w:t>,</w:t>
      </w:r>
      <w:r w:rsidRPr="0040458B">
        <w:rPr>
          <w:rFonts w:ascii="Times New Roman" w:hAnsi="Times New Roman"/>
          <w:sz w:val="24"/>
          <w:szCs w:val="24"/>
        </w:rPr>
        <w:t xml:space="preserve"> </w:t>
      </w:r>
      <w:r w:rsidRPr="00DA5FEE">
        <w:rPr>
          <w:rFonts w:ascii="Times New Roman" w:hAnsi="Times New Roman"/>
          <w:sz w:val="24"/>
          <w:szCs w:val="24"/>
        </w:rPr>
        <w:t>Sigma-Aldrich, Merck KGaA, Darmstadt, Germany</w:t>
      </w:r>
      <w:r w:rsidRPr="0040458B">
        <w:rPr>
          <w:rFonts w:ascii="Times New Roman" w:hAnsi="Times New Roman"/>
          <w:sz w:val="24"/>
          <w:szCs w:val="24"/>
        </w:rPr>
        <w:t>)</w:t>
      </w:r>
      <w:r>
        <w:rPr>
          <w:rFonts w:ascii="Times New Roman" w:hAnsi="Times New Roman"/>
          <w:sz w:val="24"/>
          <w:szCs w:val="24"/>
        </w:rPr>
        <w:t>. Fluorogenic substrates and fluorophore standards are referred to as substrates and standards hereinafter.</w:t>
      </w:r>
    </w:p>
    <w:p w14:paraId="50BC4DF6" w14:textId="77777777" w:rsidR="004F196A" w:rsidRDefault="004F196A" w:rsidP="004F196A">
      <w:pPr>
        <w:pStyle w:val="p1"/>
        <w:rPr>
          <w:rFonts w:ascii="Times New Roman" w:hAnsi="Times New Roman"/>
          <w:sz w:val="24"/>
          <w:szCs w:val="24"/>
        </w:rPr>
      </w:pPr>
    </w:p>
    <w:p w14:paraId="6307B945" w14:textId="77777777" w:rsidR="004F196A" w:rsidRDefault="004F196A" w:rsidP="004F196A">
      <w:pPr>
        <w:pStyle w:val="p1"/>
        <w:rPr>
          <w:rFonts w:ascii="Times New Roman" w:hAnsi="Times New Roman"/>
          <w:sz w:val="24"/>
          <w:szCs w:val="24"/>
        </w:rPr>
      </w:pPr>
      <w:r>
        <w:rPr>
          <w:rFonts w:ascii="Times New Roman" w:hAnsi="Times New Roman"/>
          <w:sz w:val="24"/>
          <w:szCs w:val="24"/>
        </w:rPr>
        <w:t xml:space="preserve">Standard stock solutions of 10 mM were made up in less than 10 mL of 100% methanol and stored at </w:t>
      </w:r>
      <w:r w:rsidRPr="00C81815">
        <w:rPr>
          <w:rFonts w:ascii="Times New Roman" w:hAnsi="Times New Roman"/>
          <w:sz w:val="24"/>
          <w:szCs w:val="24"/>
        </w:rPr>
        <w:t>−</w:t>
      </w:r>
      <w:r>
        <w:rPr>
          <w:rFonts w:ascii="Times New Roman" w:hAnsi="Times New Roman"/>
          <w:sz w:val="24"/>
          <w:szCs w:val="24"/>
        </w:rPr>
        <w:t xml:space="preserve">20°C in centrifuge tubes. Substrate stock solutions of 50 mM were made up with ultrapure water and stored at </w:t>
      </w:r>
      <w:r w:rsidRPr="00C81815">
        <w:rPr>
          <w:rFonts w:ascii="Times New Roman" w:hAnsi="Times New Roman"/>
          <w:sz w:val="24"/>
          <w:szCs w:val="24"/>
        </w:rPr>
        <w:t>−</w:t>
      </w:r>
      <w:r>
        <w:rPr>
          <w:rFonts w:ascii="Times New Roman" w:hAnsi="Times New Roman"/>
          <w:sz w:val="24"/>
          <w:szCs w:val="24"/>
        </w:rPr>
        <w:t xml:space="preserve">20°C as 1-mL aliquots in microtubes. LAMC dissolves easily but 4-MUG takes ~30 min of vigorous shaking and vortexing at such high concentration. At 50 mM it should thus be treated as a suspension rather than a solution and mixed by pipette pumping immediately before use. We used locally sourced, sterile seawater as the universal diluent for this assay. Sterile seawater was produced by first filtering freshly collected seawater to 0.45 µm, measuring salinity with a refractometer, autoclaving, and finally topping up with ultrapure water until the original salinity is reached. We believe this to be superior to artificial seawater, e.g. ultrapure water with NaCl, or phosphate buffered saline since it maintains the environment experienced by the host tissue and microbes. Neither 10mM standards nor 50mM substrates come out of solution when diluted with sterile seawater. Sterile seawater was stored refrigerated. </w:t>
      </w:r>
    </w:p>
    <w:p w14:paraId="3A5B8347" w14:textId="77777777" w:rsidR="004F196A" w:rsidRDefault="004F196A" w:rsidP="004F196A">
      <w:pPr>
        <w:pStyle w:val="p1"/>
        <w:rPr>
          <w:rFonts w:ascii="Times New Roman" w:hAnsi="Times New Roman"/>
          <w:sz w:val="24"/>
          <w:szCs w:val="24"/>
        </w:rPr>
      </w:pPr>
    </w:p>
    <w:p w14:paraId="63C81441" w14:textId="77777777" w:rsidR="004F196A" w:rsidRDefault="004F196A" w:rsidP="004F196A">
      <w:pPr>
        <w:pStyle w:val="p1"/>
        <w:rPr>
          <w:rFonts w:ascii="Times New Roman" w:hAnsi="Times New Roman"/>
          <w:sz w:val="24"/>
          <w:szCs w:val="24"/>
        </w:rPr>
      </w:pPr>
      <w:r>
        <w:rPr>
          <w:rFonts w:ascii="Times New Roman" w:hAnsi="Times New Roman"/>
          <w:sz w:val="24"/>
          <w:szCs w:val="24"/>
        </w:rPr>
        <w:t xml:space="preserve">Dilutions of standard and substrate stock solutions with sterile seawater were made up freshly when required, refrigerated until use and discarded at the end of the day. The standard stock was first diluted to a 1-mM working solution by adding 20 µL of stock to 180 µL of sterile seawater. Since the assay format is a 96-well microplate, with 8 rows </w:t>
      </w:r>
      <w:r w:rsidRPr="00FD3AF5">
        <w:rPr>
          <w:rFonts w:ascii="Times New Roman" w:hAnsi="Times New Roman"/>
          <w:sz w:val="24"/>
          <w:szCs w:val="24"/>
        </w:rPr>
        <w:t xml:space="preserve">× </w:t>
      </w:r>
      <w:r>
        <w:rPr>
          <w:rFonts w:ascii="Times New Roman" w:hAnsi="Times New Roman"/>
          <w:sz w:val="24"/>
          <w:szCs w:val="24"/>
        </w:rPr>
        <w:t xml:space="preserve">12 columns, we chose 12 standard concentrations between 0 and 150 µM, roughly following a geometric sequence: 0, 0.1, 0.2, 0.5, 1, 2, 5, 10, 20, 50, 100 and 150 µM. We found that the standard curve plateaus due to the inner filter effect and there is no measurable increase in fluorescence above ~150 µM. Substrates were similarly diluted to 12 concentrations between 1 µM and 5 mM: 1, 10, 50, 100, 250, 500 and 750 µM, 1, 1.5, 2, 2.5 and 5 mM. We generally found 2 </w:t>
      </w:r>
      <w:r>
        <w:rPr>
          <w:rFonts w:ascii="Times New Roman" w:hAnsi="Times New Roman"/>
          <w:sz w:val="24"/>
          <w:szCs w:val="24"/>
        </w:rPr>
        <w:lastRenderedPageBreak/>
        <w:t>mM of 4-MUG and 1 mM of LAMC to be saturating substrate concentrations for kelp biofilm. So for complex combinations of treatments we did not run enzyme kinetics assays, which are not feasible for such cases, but simply made up a 15-mL working solution with 3 mL of 4-MUG stock or 1.5 mL of LAMC stock, enough to fill 6 microplate rows with 200 µL of saturating substrate solution. Although we did not confirm saturation on a case-by-case basis, we confidently report these results as substrate-saturated enzyme activities.</w:t>
      </w:r>
    </w:p>
    <w:p w14:paraId="0DBDFD2C" w14:textId="77777777" w:rsidR="004F196A" w:rsidRDefault="004F196A" w:rsidP="004F196A">
      <w:pPr>
        <w:pStyle w:val="p1"/>
        <w:rPr>
          <w:rFonts w:ascii="Times New Roman" w:hAnsi="Times New Roman"/>
          <w:sz w:val="24"/>
          <w:szCs w:val="24"/>
        </w:rPr>
      </w:pPr>
      <w:r>
        <w:rPr>
          <w:rFonts w:ascii="Times New Roman" w:hAnsi="Times New Roman"/>
          <w:sz w:val="24"/>
          <w:szCs w:val="24"/>
        </w:rPr>
        <w:t> </w:t>
      </w:r>
    </w:p>
    <w:p w14:paraId="4CA6489E" w14:textId="77777777" w:rsidR="004F196A" w:rsidRPr="00200317" w:rsidRDefault="004F196A" w:rsidP="5CD06670">
      <w:pPr>
        <w:pStyle w:val="p1"/>
        <w:rPr>
          <w:rFonts w:ascii="Times New Roman" w:hAnsi="Times New Roman"/>
          <w:sz w:val="24"/>
          <w:szCs w:val="24"/>
        </w:rPr>
      </w:pPr>
      <w:r w:rsidRPr="00200317">
        <w:rPr>
          <w:rFonts w:ascii="Times New Roman" w:hAnsi="Times New Roman"/>
          <w:sz w:val="24"/>
          <w:szCs w:val="24"/>
        </w:rPr>
        <w:t xml:space="preserve">Sampling  Hole punch Preparation of microplate and measurement Manipulation with antibiotics Conversion with standard curve Area measurement Leica M205C with K3 camera </w:t>
      </w:r>
      <w:r w:rsidRPr="00200317">
        <w:rPr>
          <w:rFonts w:ascii="Times New Roman" w:hAnsi="Times New Roman"/>
          <w:sz w:val="24"/>
          <w:szCs w:val="24"/>
          <w:lang w:val="de-DE"/>
        </w:rPr>
        <w:t>163 pixels mm</w:t>
      </w:r>
      <w:r w:rsidRPr="00200317">
        <w:rPr>
          <w:rFonts w:ascii="Times New Roman" w:hAnsi="Times New Roman"/>
          <w:sz w:val="24"/>
          <w:szCs w:val="24"/>
          <w:vertAlign w:val="superscript"/>
          <w:lang w:val="de-DE"/>
        </w:rPr>
        <w:t>−1</w:t>
      </w:r>
      <w:r w:rsidRPr="00200317">
        <w:rPr>
          <w:rFonts w:ascii="Times New Roman" w:hAnsi="Times New Roman"/>
          <w:sz w:val="24"/>
          <w:szCs w:val="24"/>
          <w:lang w:val="de-DE"/>
        </w:rPr>
        <w:t xml:space="preserve"> in ImageJ </w:t>
      </w:r>
      <w:r w:rsidRPr="5CD06670">
        <w:rPr>
          <w:rFonts w:ascii="Times New Roman" w:hAnsi="Times New Roman"/>
          <w:sz w:val="24"/>
          <w:szCs w:val="24"/>
        </w:rPr>
        <w:fldChar w:fldCharType="begin"/>
      </w:r>
      <w:r w:rsidRPr="5CD06670">
        <w:rPr>
          <w:rFonts w:ascii="Times New Roman" w:hAnsi="Times New Roman"/>
          <w:sz w:val="24"/>
          <w:szCs w:val="24"/>
        </w:rPr>
        <w:instrText>ADDIN BEC{Huang and Wang, 1995 #108574}</w:instrText>
      </w:r>
      <w:r w:rsidRPr="5CD06670">
        <w:rPr>
          <w:rFonts w:ascii="Times New Roman" w:hAnsi="Times New Roman"/>
          <w:sz w:val="24"/>
          <w:szCs w:val="24"/>
        </w:rPr>
        <w:fldChar w:fldCharType="separate"/>
      </w:r>
      <w:r w:rsidRPr="00200317">
        <w:rPr>
          <w:rFonts w:ascii="Times New Roman" w:hAnsi="Times New Roman"/>
          <w:sz w:val="24"/>
          <w:szCs w:val="24"/>
        </w:rPr>
        <w:t>(Huang &amp; Wang 1995)</w:t>
      </w:r>
      <w:r w:rsidRPr="5CD06670">
        <w:rPr>
          <w:rFonts w:ascii="Times New Roman" w:hAnsi="Times New Roman"/>
          <w:sz w:val="24"/>
          <w:szCs w:val="24"/>
        </w:rPr>
        <w:fldChar w:fldCharType="end"/>
      </w:r>
    </w:p>
    <w:p w14:paraId="223CA1C1" w14:textId="77777777" w:rsidR="004F196A" w:rsidRPr="00C23527" w:rsidRDefault="004F196A" w:rsidP="004F196A">
      <w:pPr>
        <w:rPr>
          <w:b/>
          <w:bCs/>
        </w:rPr>
      </w:pPr>
    </w:p>
    <w:p w14:paraId="6ADAB872" w14:textId="77777777" w:rsidR="004F196A" w:rsidRDefault="004F196A" w:rsidP="004F196A">
      <w:r>
        <w:t>RNA Later, Qiagen Powersoil Pro</w:t>
      </w:r>
    </w:p>
    <w:p w14:paraId="63E2EB4B" w14:textId="77777777" w:rsidR="004F196A" w:rsidRPr="00DA5324" w:rsidRDefault="004F196A" w:rsidP="004F196A"/>
    <w:p w14:paraId="07217A5A" w14:textId="77777777" w:rsidR="007E161D" w:rsidRPr="001E6D5A" w:rsidRDefault="007E161D" w:rsidP="007E161D">
      <w:pPr>
        <w:pStyle w:val="ListParagraph"/>
        <w:numPr>
          <w:ilvl w:val="1"/>
          <w:numId w:val="4"/>
        </w:numPr>
        <w:ind w:left="567" w:hanging="567"/>
        <w:rPr>
          <w:rFonts w:ascii="Times New Roman" w:hAnsi="Times New Roman"/>
          <w:b/>
          <w:bCs/>
          <w:lang w:val="en-GB"/>
        </w:rPr>
      </w:pPr>
      <w:r>
        <w:rPr>
          <w:rFonts w:ascii="Times New Roman" w:hAnsi="Times New Roman"/>
          <w:b/>
          <w:bCs/>
          <w:lang w:val="en-GB"/>
        </w:rPr>
        <w:t>C</w:t>
      </w:r>
      <w:r w:rsidRPr="001E6D5A">
        <w:rPr>
          <w:rFonts w:ascii="Times New Roman" w:hAnsi="Times New Roman"/>
          <w:b/>
          <w:bCs/>
          <w:lang w:val="en-GB"/>
        </w:rPr>
        <w:t>arbon sequestration potential</w:t>
      </w:r>
    </w:p>
    <w:p w14:paraId="55D63C5D" w14:textId="16DDBFEC" w:rsidR="00A24FB6" w:rsidRPr="00A24FB6" w:rsidRDefault="00A24FB6" w:rsidP="004F196A">
      <w:r>
        <w:t xml:space="preserve">Sinking speeds of </w:t>
      </w:r>
      <w:r w:rsidRPr="00A24FB6">
        <w:rPr>
          <w:i/>
          <w:iCs/>
        </w:rPr>
        <w:t>S. droebachiensis</w:t>
      </w:r>
      <w:r>
        <w:t xml:space="preserve"> </w:t>
      </w:r>
      <w:r w:rsidR="00146D60">
        <w:t xml:space="preserve">faeces </w:t>
      </w:r>
      <w:r>
        <w:t>were synthesised</w:t>
      </w:r>
      <w:r w:rsidRPr="00A24FB6">
        <w:t xml:space="preserve"> across </w:t>
      </w:r>
      <w:r>
        <w:t>four</w:t>
      </w:r>
      <w:r w:rsidRPr="00A24FB6">
        <w:t xml:space="preserve"> studies</w:t>
      </w:r>
      <w:r>
        <w:t xml:space="preserve"> </w:t>
      </w:r>
      <w:r w:rsidRPr="00A24FB6">
        <w:t>{Sauchyn and Scheibling, 2009 #82871; Sauchyn and Scheibling, 2009 #84657</w:t>
      </w:r>
      <w:r>
        <w:t xml:space="preserve">; </w:t>
      </w:r>
      <w:r w:rsidRPr="00A24FB6">
        <w:t>Orr et al., 2014 #72283</w:t>
      </w:r>
      <w:r w:rsidR="00C363DE">
        <w:t xml:space="preserve">; </w:t>
      </w:r>
      <w:r w:rsidR="00C363DE" w:rsidRPr="00C363DE">
        <w:t>Wernberg and Filbee-Dexter, 2018 #97898}</w:t>
      </w:r>
      <w:r w:rsidR="00C363DE">
        <w:t xml:space="preserve">. </w:t>
      </w:r>
      <w:r w:rsidR="00146D60">
        <w:t xml:space="preserve">To derive faeces, urchins were variously fed </w:t>
      </w:r>
      <w:r w:rsidR="00146D60" w:rsidRPr="00146D60">
        <w:rPr>
          <w:i/>
          <w:iCs/>
        </w:rPr>
        <w:t>Saccharina latissima</w:t>
      </w:r>
      <w:r w:rsidR="00146D60">
        <w:t xml:space="preserve"> and </w:t>
      </w:r>
      <w:r w:rsidR="00146D60" w:rsidRPr="00146D60">
        <w:rPr>
          <w:i/>
          <w:iCs/>
        </w:rPr>
        <w:t>Codium fragile</w:t>
      </w:r>
      <w:r w:rsidR="00146D60">
        <w:t xml:space="preserve"> </w:t>
      </w:r>
      <w:r w:rsidR="00146D60" w:rsidRPr="00A24FB6">
        <w:t>{Sauchyn and Scheibling, 2009 #82871; Sauchyn and Scheibling, 2009 #84657</w:t>
      </w:r>
      <w:r w:rsidR="00146D60">
        <w:t xml:space="preserve">}, </w:t>
      </w:r>
      <w:r w:rsidR="00146D60" w:rsidRPr="00146D60">
        <w:rPr>
          <w:i/>
          <w:iCs/>
        </w:rPr>
        <w:t>Macrocystis pyrifera</w:t>
      </w:r>
      <w:r w:rsidR="00146D60">
        <w:t xml:space="preserve"> {</w:t>
      </w:r>
      <w:r w:rsidR="00146D60" w:rsidRPr="00A24FB6">
        <w:t>Orr et al., 2014 #72283</w:t>
      </w:r>
      <w:r w:rsidR="00146D60">
        <w:t xml:space="preserve">} or </w:t>
      </w:r>
      <w:r w:rsidR="00146D60" w:rsidRPr="00146D60">
        <w:rPr>
          <w:i/>
          <w:iCs/>
        </w:rPr>
        <w:t>L</w:t>
      </w:r>
      <w:r w:rsidR="00A26265">
        <w:rPr>
          <w:i/>
          <w:iCs/>
        </w:rPr>
        <w:t>.</w:t>
      </w:r>
      <w:r w:rsidR="00146D60" w:rsidRPr="00146D60">
        <w:rPr>
          <w:i/>
          <w:iCs/>
        </w:rPr>
        <w:t xml:space="preserve"> hyperborea</w:t>
      </w:r>
      <w:r w:rsidR="00146D60">
        <w:t xml:space="preserve"> </w:t>
      </w:r>
      <w:r w:rsidR="00146D60" w:rsidRPr="00146D60">
        <w:t>{Wernberg and Filbee-Dexter, 2018 #97898}</w:t>
      </w:r>
      <w:r w:rsidR="00146D60">
        <w:t>.</w:t>
      </w:r>
      <w:r w:rsidR="00655A5B" w:rsidRPr="00655A5B">
        <w:t xml:space="preserve"> </w:t>
      </w:r>
      <w:r w:rsidR="00655A5B">
        <w:t>This is the only research on the sinking speed of sea urchin faeces we are aware of.</w:t>
      </w:r>
      <w:r w:rsidR="00655A5B">
        <w:t xml:space="preserve"> </w:t>
      </w:r>
      <w:r w:rsidR="00A26265">
        <w:t xml:space="preserve">We compared faecal sinking speeds to those for </w:t>
      </w:r>
      <w:r w:rsidR="00A26265" w:rsidRPr="00146D60">
        <w:rPr>
          <w:i/>
          <w:iCs/>
        </w:rPr>
        <w:t>L</w:t>
      </w:r>
      <w:r w:rsidR="00A26265">
        <w:rPr>
          <w:i/>
          <w:iCs/>
        </w:rPr>
        <w:t>.</w:t>
      </w:r>
      <w:r w:rsidR="00A26265" w:rsidRPr="00146D60">
        <w:rPr>
          <w:i/>
          <w:iCs/>
        </w:rPr>
        <w:t xml:space="preserve"> hyperborea</w:t>
      </w:r>
      <w:r w:rsidR="00A26265" w:rsidRPr="00146D60">
        <w:t xml:space="preserve"> </w:t>
      </w:r>
      <w:r w:rsidR="00A26265">
        <w:t xml:space="preserve">lamina fragments of various size </w:t>
      </w:r>
      <w:r w:rsidR="00A26265" w:rsidRPr="00146D60">
        <w:t>{Wernberg and Filbee-Dexter, 2018 #97898}</w:t>
      </w:r>
      <w:r w:rsidR="00A26265">
        <w:t>.</w:t>
      </w:r>
      <w:r w:rsidR="009824CF">
        <w:t xml:space="preserve"> (</w:t>
      </w:r>
      <w:r w:rsidR="009824CF">
        <w:t>van der Mheen</w:t>
      </w:r>
      <w:r w:rsidR="009824CF">
        <w:t xml:space="preserve"> et al.</w:t>
      </w:r>
      <w:r w:rsidR="009824CF">
        <w:t>, unpublished</w:t>
      </w:r>
      <w:r w:rsidR="009824CF">
        <w:t>)</w:t>
      </w:r>
    </w:p>
    <w:p w14:paraId="40091A60" w14:textId="77777777" w:rsidR="00A24FB6" w:rsidRPr="00E83DBE" w:rsidRDefault="00A24FB6" w:rsidP="004F196A">
      <w:pPr>
        <w:rPr>
          <w:b/>
          <w:bCs/>
        </w:rPr>
      </w:pPr>
    </w:p>
    <w:p w14:paraId="7F78CA3F" w14:textId="14142F41" w:rsidR="004F196A" w:rsidRDefault="00FC3BAC" w:rsidP="004F196A">
      <w:r>
        <w:t xml:space="preserve">We calculated the relative carbon sequestration potentials of kelp and urchin faeces, using data on </w:t>
      </w:r>
      <w:r w:rsidRPr="00A24FB6">
        <w:rPr>
          <w:i/>
          <w:iCs/>
        </w:rPr>
        <w:t>S. droebachiensis</w:t>
      </w:r>
      <w:r>
        <w:t>.</w:t>
      </w:r>
    </w:p>
    <w:p w14:paraId="57F3DE2D" w14:textId="77777777" w:rsidR="004F196A" w:rsidRPr="00E83DBE" w:rsidRDefault="004F196A" w:rsidP="004F196A"/>
    <w:p w14:paraId="419F57F6" w14:textId="77777777" w:rsidR="004F196A" w:rsidRPr="001E6D5A" w:rsidRDefault="004F196A" w:rsidP="004F196A">
      <w:pPr>
        <w:pStyle w:val="ListParagraph"/>
        <w:numPr>
          <w:ilvl w:val="0"/>
          <w:numId w:val="4"/>
        </w:numPr>
        <w:rPr>
          <w:rFonts w:ascii="Times New Roman" w:hAnsi="Times New Roman"/>
          <w:b/>
          <w:bCs/>
          <w:lang w:val="en-GB"/>
        </w:rPr>
      </w:pPr>
      <w:r w:rsidRPr="001E6D5A">
        <w:rPr>
          <w:rFonts w:ascii="Times New Roman" w:hAnsi="Times New Roman"/>
          <w:b/>
          <w:bCs/>
          <w:lang w:val="en-GB"/>
        </w:rPr>
        <w:t>Results</w:t>
      </w:r>
    </w:p>
    <w:p w14:paraId="18FE5CA0" w14:textId="77777777" w:rsidR="004F196A" w:rsidRDefault="004F196A"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Biomass transfer through urchins</w:t>
      </w:r>
    </w:p>
    <w:p w14:paraId="71341AF2" w14:textId="77777777" w:rsidR="004F196A" w:rsidRDefault="004F196A" w:rsidP="004F196A">
      <w:pPr>
        <w:rPr>
          <w:b/>
          <w:bCs/>
        </w:rPr>
      </w:pPr>
    </w:p>
    <w:p w14:paraId="76FAB849" w14:textId="77777777" w:rsidR="004F196A" w:rsidRPr="00843548" w:rsidRDefault="004F196A" w:rsidP="004F196A">
      <w:r w:rsidRPr="00843548">
        <w:t xml:space="preserve">Key message: </w:t>
      </w:r>
      <w:r>
        <w:t>sea urchins tend to remove more than half of ingested biomass (Figure 1, Table 1).</w:t>
      </w:r>
    </w:p>
    <w:p w14:paraId="0B7CCAD3" w14:textId="17EB599A" w:rsidR="004F196A" w:rsidRDefault="004F196A" w:rsidP="004F196A">
      <w:pPr>
        <w:rPr>
          <w:b/>
          <w:bCs/>
        </w:rPr>
      </w:pPr>
      <w:r w:rsidRPr="001867C1">
        <w:rPr>
          <w:b/>
          <w:noProof/>
        </w:rPr>
        <w:lastRenderedPageBreak/>
        <w:drawing>
          <wp:inline distT="0" distB="0" distL="0" distR="0" wp14:anchorId="4814A3F4" wp14:editId="6F2C7758">
            <wp:extent cx="5676900" cy="6247130"/>
            <wp:effectExtent l="0" t="0" r="0" b="1270"/>
            <wp:docPr id="129403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6900" cy="6247130"/>
                    </a:xfrm>
                    <a:prstGeom prst="rect">
                      <a:avLst/>
                    </a:prstGeom>
                    <a:noFill/>
                    <a:ln>
                      <a:noFill/>
                    </a:ln>
                  </pic:spPr>
                </pic:pic>
              </a:graphicData>
            </a:graphic>
          </wp:inline>
        </w:drawing>
      </w:r>
    </w:p>
    <w:p w14:paraId="4D7DAF55" w14:textId="77777777" w:rsidR="004F196A" w:rsidRDefault="004F196A" w:rsidP="004F196A">
      <w:r>
        <w:rPr>
          <w:b/>
          <w:bCs/>
        </w:rPr>
        <w:t>Figure 1</w:t>
      </w:r>
      <w:r>
        <w:t xml:space="preserve">. Sea urchin consumption and defecation. </w:t>
      </w:r>
      <w:r w:rsidRPr="00CE7C58">
        <w:rPr>
          <w:b/>
          <w:bCs/>
        </w:rPr>
        <w:t>a</w:t>
      </w:r>
      <w:r>
        <w:t xml:space="preserve">, Seasonal variation in the linear relationship between consumption and defecation of the kelp </w:t>
      </w:r>
      <w:r w:rsidRPr="00CE7C58">
        <w:rPr>
          <w:i/>
          <w:iCs/>
        </w:rPr>
        <w:t>Laminaria hyperborea</w:t>
      </w:r>
      <w:r>
        <w:t xml:space="preserve"> by the green sea urchin </w:t>
      </w:r>
      <w:r w:rsidRPr="00CE7C58">
        <w:rPr>
          <w:i/>
          <w:iCs/>
        </w:rPr>
        <w:t>Strongylocentrotus droebachiensis</w:t>
      </w:r>
      <w:r>
        <w:t xml:space="preserve">. The relationship is described by a single parameter: the slope (Equation 5). Since units of consumption and defecation are identical, the slope represents the proportion of consumption that is defecated. The probability distribution of this proportion is shown in the right panel. </w:t>
      </w:r>
      <w:r w:rsidRPr="00CE7C58">
        <w:rPr>
          <w:b/>
          <w:bCs/>
        </w:rPr>
        <w:t>b</w:t>
      </w:r>
      <w:r>
        <w:t>, Meta-analysis of the defecated proportion across 10 sea urchin species and 15 seaweed and seagrass species. Here the proportion was note estimated with a linear regression but simply calculated from pairs of consumption and defecation measurements.</w:t>
      </w:r>
    </w:p>
    <w:p w14:paraId="69BC2FEF" w14:textId="77777777" w:rsidR="004F196A" w:rsidRDefault="004F196A" w:rsidP="004F196A">
      <w:pPr>
        <w:rPr>
          <w:b/>
          <w:bCs/>
        </w:rPr>
      </w:pPr>
    </w:p>
    <w:p w14:paraId="7387DEC7" w14:textId="77777777" w:rsidR="004F196A" w:rsidRDefault="004F196A" w:rsidP="004F196A">
      <w:r w:rsidRPr="00F71341">
        <w:rPr>
          <w:b/>
          <w:bCs/>
        </w:rPr>
        <w:t>Table 1</w:t>
      </w:r>
      <w:r>
        <w:t>. Defecation estimates (cf. Figure 1). Percentages are given as mean ± standard deviation (median).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1903"/>
        <w:gridCol w:w="1542"/>
        <w:gridCol w:w="1036"/>
        <w:gridCol w:w="749"/>
      </w:tblGrid>
      <w:tr w:rsidR="004F196A" w14:paraId="4154721E" w14:textId="77777777" w:rsidTr="000171FD">
        <w:tc>
          <w:tcPr>
            <w:tcW w:w="2103" w:type="pct"/>
            <w:tcBorders>
              <w:top w:val="single" w:sz="4" w:space="0" w:color="auto"/>
              <w:bottom w:val="single" w:sz="4" w:space="0" w:color="auto"/>
            </w:tcBorders>
          </w:tcPr>
          <w:p w14:paraId="3E7A7B45" w14:textId="77777777" w:rsidR="004F196A" w:rsidRDefault="004F196A" w:rsidP="000171FD">
            <w:pPr>
              <w:rPr>
                <w:b/>
                <w:bCs/>
              </w:rPr>
            </w:pPr>
          </w:p>
        </w:tc>
        <w:tc>
          <w:tcPr>
            <w:tcW w:w="1054" w:type="pct"/>
            <w:tcBorders>
              <w:top w:val="single" w:sz="4" w:space="0" w:color="auto"/>
              <w:bottom w:val="single" w:sz="4" w:space="0" w:color="auto"/>
            </w:tcBorders>
          </w:tcPr>
          <w:p w14:paraId="7BD7CD05" w14:textId="77777777" w:rsidR="004F196A" w:rsidRDefault="004F196A" w:rsidP="000171FD">
            <w:pPr>
              <w:rPr>
                <w:b/>
                <w:bCs/>
              </w:rPr>
            </w:pPr>
            <w:r>
              <w:rPr>
                <w:b/>
                <w:bCs/>
              </w:rPr>
              <w:t>Defecation (%)</w:t>
            </w:r>
          </w:p>
        </w:tc>
        <w:tc>
          <w:tcPr>
            <w:tcW w:w="854" w:type="pct"/>
            <w:tcBorders>
              <w:top w:val="single" w:sz="4" w:space="0" w:color="auto"/>
              <w:bottom w:val="single" w:sz="4" w:space="0" w:color="auto"/>
            </w:tcBorders>
          </w:tcPr>
          <w:p w14:paraId="20E1398C" w14:textId="77777777" w:rsidR="004F196A" w:rsidRPr="00320515" w:rsidRDefault="004F196A" w:rsidP="000171FD">
            <w:pPr>
              <w:rPr>
                <w:b/>
                <w:bCs/>
              </w:rPr>
            </w:pPr>
            <w:r w:rsidRPr="00AA70F7">
              <w:rPr>
                <w:b/>
                <w:bCs/>
                <w:i/>
                <w:iCs/>
              </w:rPr>
              <w:t>P</w:t>
            </w:r>
            <w:r>
              <w:rPr>
                <w:b/>
                <w:bCs/>
              </w:rPr>
              <w:t>(</w:t>
            </w:r>
            <w:r w:rsidRPr="007A1F1B">
              <w:rPr>
                <w:b/>
                <w:bCs/>
                <w:i/>
                <w:iCs/>
              </w:rPr>
              <w:t>D</w:t>
            </w:r>
            <w:r>
              <w:rPr>
                <w:b/>
                <w:bCs/>
              </w:rPr>
              <w:t xml:space="preserve"> &lt; 50%)</w:t>
            </w:r>
          </w:p>
        </w:tc>
        <w:tc>
          <w:tcPr>
            <w:tcW w:w="574" w:type="pct"/>
            <w:tcBorders>
              <w:top w:val="single" w:sz="4" w:space="0" w:color="auto"/>
              <w:bottom w:val="single" w:sz="4" w:space="0" w:color="auto"/>
            </w:tcBorders>
          </w:tcPr>
          <w:p w14:paraId="7B696594" w14:textId="77777777" w:rsidR="004F196A" w:rsidRDefault="004F196A" w:rsidP="000171FD">
            <w:pPr>
              <w:rPr>
                <w:b/>
                <w:bCs/>
              </w:rPr>
            </w:pPr>
            <w:r>
              <w:rPr>
                <w:b/>
                <w:bCs/>
              </w:rPr>
              <w:t>Studies</w:t>
            </w:r>
          </w:p>
        </w:tc>
        <w:tc>
          <w:tcPr>
            <w:tcW w:w="415" w:type="pct"/>
            <w:tcBorders>
              <w:top w:val="single" w:sz="4" w:space="0" w:color="auto"/>
              <w:bottom w:val="single" w:sz="4" w:space="0" w:color="auto"/>
            </w:tcBorders>
          </w:tcPr>
          <w:p w14:paraId="156AE80A" w14:textId="77777777" w:rsidR="004F196A" w:rsidRDefault="004F196A" w:rsidP="000171FD">
            <w:pPr>
              <w:rPr>
                <w:b/>
                <w:bCs/>
              </w:rPr>
            </w:pPr>
            <w:r>
              <w:rPr>
                <w:b/>
                <w:bCs/>
              </w:rPr>
              <w:t>n</w:t>
            </w:r>
          </w:p>
        </w:tc>
      </w:tr>
      <w:tr w:rsidR="004F196A" w14:paraId="44EBBB72" w14:textId="77777777" w:rsidTr="000171FD">
        <w:tc>
          <w:tcPr>
            <w:tcW w:w="2103" w:type="pct"/>
            <w:tcBorders>
              <w:top w:val="single" w:sz="4" w:space="0" w:color="auto"/>
            </w:tcBorders>
          </w:tcPr>
          <w:p w14:paraId="5FAAC25C" w14:textId="77777777" w:rsidR="004F196A" w:rsidRPr="00364952" w:rsidRDefault="004F196A" w:rsidP="000171FD">
            <w:r w:rsidRPr="00DC3CD5">
              <w:rPr>
                <w:b/>
                <w:bCs/>
                <w:lang w:bidi="he-IL"/>
              </w:rPr>
              <w:t>This study</w:t>
            </w:r>
          </w:p>
        </w:tc>
        <w:tc>
          <w:tcPr>
            <w:tcW w:w="1054" w:type="pct"/>
            <w:tcBorders>
              <w:top w:val="single" w:sz="4" w:space="0" w:color="auto"/>
            </w:tcBorders>
          </w:tcPr>
          <w:p w14:paraId="34EF3EFB" w14:textId="77777777" w:rsidR="004F196A" w:rsidRDefault="004F196A" w:rsidP="000171FD">
            <w:pPr>
              <w:rPr>
                <w:b/>
                <w:bCs/>
              </w:rPr>
            </w:pPr>
          </w:p>
        </w:tc>
        <w:tc>
          <w:tcPr>
            <w:tcW w:w="854" w:type="pct"/>
            <w:tcBorders>
              <w:top w:val="single" w:sz="4" w:space="0" w:color="auto"/>
            </w:tcBorders>
          </w:tcPr>
          <w:p w14:paraId="594FEAD0" w14:textId="77777777" w:rsidR="004F196A" w:rsidRDefault="004F196A" w:rsidP="000171FD">
            <w:pPr>
              <w:rPr>
                <w:b/>
                <w:bCs/>
              </w:rPr>
            </w:pPr>
          </w:p>
        </w:tc>
        <w:tc>
          <w:tcPr>
            <w:tcW w:w="574" w:type="pct"/>
            <w:tcBorders>
              <w:top w:val="single" w:sz="4" w:space="0" w:color="auto"/>
            </w:tcBorders>
          </w:tcPr>
          <w:p w14:paraId="69F02047" w14:textId="77777777" w:rsidR="004F196A" w:rsidRDefault="004F196A" w:rsidP="000171FD">
            <w:pPr>
              <w:rPr>
                <w:b/>
                <w:bCs/>
              </w:rPr>
            </w:pPr>
          </w:p>
        </w:tc>
        <w:tc>
          <w:tcPr>
            <w:tcW w:w="415" w:type="pct"/>
            <w:tcBorders>
              <w:top w:val="single" w:sz="4" w:space="0" w:color="auto"/>
            </w:tcBorders>
          </w:tcPr>
          <w:p w14:paraId="3C132127" w14:textId="77777777" w:rsidR="004F196A" w:rsidRDefault="004F196A" w:rsidP="000171FD">
            <w:pPr>
              <w:rPr>
                <w:b/>
                <w:bCs/>
              </w:rPr>
            </w:pPr>
          </w:p>
        </w:tc>
      </w:tr>
      <w:tr w:rsidR="004F196A" w14:paraId="38875915" w14:textId="77777777" w:rsidTr="000171FD">
        <w:tc>
          <w:tcPr>
            <w:tcW w:w="2103" w:type="pct"/>
          </w:tcPr>
          <w:p w14:paraId="2282DBEF" w14:textId="77777777" w:rsidR="004F196A" w:rsidRPr="00364952" w:rsidRDefault="004F196A" w:rsidP="000171FD">
            <w:r w:rsidRPr="00BD7F3A">
              <w:rPr>
                <w:i/>
                <w:iCs/>
                <w:lang w:bidi="he-IL"/>
              </w:rPr>
              <w:lastRenderedPageBreak/>
              <w:t>Strongylocentrotus droebachiensis</w:t>
            </w:r>
          </w:p>
        </w:tc>
        <w:tc>
          <w:tcPr>
            <w:tcW w:w="1054" w:type="pct"/>
          </w:tcPr>
          <w:p w14:paraId="113C194C" w14:textId="77777777" w:rsidR="004F196A" w:rsidRDefault="004F196A" w:rsidP="000171FD">
            <w:pPr>
              <w:rPr>
                <w:b/>
                <w:bCs/>
              </w:rPr>
            </w:pPr>
          </w:p>
        </w:tc>
        <w:tc>
          <w:tcPr>
            <w:tcW w:w="854" w:type="pct"/>
          </w:tcPr>
          <w:p w14:paraId="49A3384C" w14:textId="77777777" w:rsidR="004F196A" w:rsidRDefault="004F196A" w:rsidP="000171FD">
            <w:pPr>
              <w:rPr>
                <w:b/>
                <w:bCs/>
              </w:rPr>
            </w:pPr>
          </w:p>
        </w:tc>
        <w:tc>
          <w:tcPr>
            <w:tcW w:w="574" w:type="pct"/>
          </w:tcPr>
          <w:p w14:paraId="15B3A496" w14:textId="77777777" w:rsidR="004F196A" w:rsidRDefault="004F196A" w:rsidP="000171FD">
            <w:pPr>
              <w:rPr>
                <w:b/>
                <w:bCs/>
              </w:rPr>
            </w:pPr>
          </w:p>
        </w:tc>
        <w:tc>
          <w:tcPr>
            <w:tcW w:w="415" w:type="pct"/>
          </w:tcPr>
          <w:p w14:paraId="27BDD454" w14:textId="77777777" w:rsidR="004F196A" w:rsidRDefault="004F196A" w:rsidP="000171FD">
            <w:pPr>
              <w:rPr>
                <w:b/>
                <w:bCs/>
              </w:rPr>
            </w:pPr>
          </w:p>
        </w:tc>
      </w:tr>
      <w:tr w:rsidR="004F196A" w14:paraId="355D1CE9" w14:textId="77777777" w:rsidTr="000171FD">
        <w:tc>
          <w:tcPr>
            <w:tcW w:w="2103" w:type="pct"/>
          </w:tcPr>
          <w:p w14:paraId="3B7147CE" w14:textId="77777777" w:rsidR="004F196A" w:rsidRPr="00364952" w:rsidRDefault="004F196A" w:rsidP="000171FD">
            <w:r w:rsidRPr="00364952">
              <w:t>Spring</w:t>
            </w:r>
          </w:p>
        </w:tc>
        <w:tc>
          <w:tcPr>
            <w:tcW w:w="1054" w:type="pct"/>
          </w:tcPr>
          <w:p w14:paraId="03DC8720" w14:textId="77777777" w:rsidR="004F196A" w:rsidRPr="00E33B19" w:rsidRDefault="004F196A" w:rsidP="000171FD">
            <w:pPr>
              <w:rPr>
                <w:b/>
                <w:bCs/>
              </w:rPr>
            </w:pPr>
            <w:r w:rsidRPr="00E33B19">
              <w:t>66 ± 3.4 (66)</w:t>
            </w:r>
          </w:p>
        </w:tc>
        <w:tc>
          <w:tcPr>
            <w:tcW w:w="854" w:type="pct"/>
          </w:tcPr>
          <w:p w14:paraId="3E388F92" w14:textId="77777777" w:rsidR="004F196A" w:rsidRPr="00E33B19" w:rsidRDefault="004F196A" w:rsidP="000171FD">
            <w:pPr>
              <w:rPr>
                <w:b/>
                <w:bCs/>
              </w:rPr>
            </w:pPr>
            <w:r w:rsidRPr="00E33B19">
              <w:t>0</w:t>
            </w:r>
          </w:p>
        </w:tc>
        <w:tc>
          <w:tcPr>
            <w:tcW w:w="574" w:type="pct"/>
          </w:tcPr>
          <w:p w14:paraId="1AE8AFAE" w14:textId="77777777" w:rsidR="004F196A" w:rsidRPr="00E33B19" w:rsidRDefault="004F196A" w:rsidP="000171FD">
            <w:pPr>
              <w:rPr>
                <w:b/>
                <w:bCs/>
              </w:rPr>
            </w:pPr>
          </w:p>
        </w:tc>
        <w:tc>
          <w:tcPr>
            <w:tcW w:w="415" w:type="pct"/>
          </w:tcPr>
          <w:p w14:paraId="6BA85F4E" w14:textId="77777777" w:rsidR="004F196A" w:rsidRPr="00E33B19" w:rsidRDefault="004F196A" w:rsidP="000171FD">
            <w:pPr>
              <w:rPr>
                <w:b/>
                <w:bCs/>
              </w:rPr>
            </w:pPr>
            <w:r w:rsidRPr="00E33B19">
              <w:t>15</w:t>
            </w:r>
          </w:p>
        </w:tc>
      </w:tr>
      <w:tr w:rsidR="004F196A" w14:paraId="706AC4FB" w14:textId="77777777" w:rsidTr="000171FD">
        <w:tc>
          <w:tcPr>
            <w:tcW w:w="2103" w:type="pct"/>
          </w:tcPr>
          <w:p w14:paraId="502AEDEF" w14:textId="77777777" w:rsidR="004F196A" w:rsidRPr="00364952" w:rsidRDefault="004F196A" w:rsidP="000171FD">
            <w:pPr>
              <w:rPr>
                <w:lang w:bidi="he-IL"/>
              </w:rPr>
            </w:pPr>
            <w:r w:rsidRPr="00364952">
              <w:rPr>
                <w:lang w:bidi="he-IL"/>
              </w:rPr>
              <w:t>Summer</w:t>
            </w:r>
          </w:p>
        </w:tc>
        <w:tc>
          <w:tcPr>
            <w:tcW w:w="1054" w:type="pct"/>
          </w:tcPr>
          <w:p w14:paraId="19F6DB1E" w14:textId="77777777" w:rsidR="004F196A" w:rsidRPr="00E33B19" w:rsidRDefault="004F196A" w:rsidP="000171FD">
            <w:pPr>
              <w:rPr>
                <w:b/>
                <w:bCs/>
              </w:rPr>
            </w:pPr>
            <w:r w:rsidRPr="00E33B19">
              <w:t>26 ± 3.5 (26)</w:t>
            </w:r>
          </w:p>
        </w:tc>
        <w:tc>
          <w:tcPr>
            <w:tcW w:w="854" w:type="pct"/>
          </w:tcPr>
          <w:p w14:paraId="2E40D9F4" w14:textId="77777777" w:rsidR="004F196A" w:rsidRPr="00E33B19" w:rsidRDefault="004F196A" w:rsidP="000171FD">
            <w:pPr>
              <w:rPr>
                <w:b/>
                <w:bCs/>
              </w:rPr>
            </w:pPr>
            <w:r w:rsidRPr="00E33B19">
              <w:t>1</w:t>
            </w:r>
          </w:p>
        </w:tc>
        <w:tc>
          <w:tcPr>
            <w:tcW w:w="574" w:type="pct"/>
          </w:tcPr>
          <w:p w14:paraId="08F62722" w14:textId="77777777" w:rsidR="004F196A" w:rsidRPr="00E33B19" w:rsidRDefault="004F196A" w:rsidP="000171FD">
            <w:pPr>
              <w:rPr>
                <w:b/>
                <w:bCs/>
              </w:rPr>
            </w:pPr>
          </w:p>
        </w:tc>
        <w:tc>
          <w:tcPr>
            <w:tcW w:w="415" w:type="pct"/>
          </w:tcPr>
          <w:p w14:paraId="6647ED62" w14:textId="77777777" w:rsidR="004F196A" w:rsidRPr="00E33B19" w:rsidRDefault="004F196A" w:rsidP="000171FD">
            <w:pPr>
              <w:rPr>
                <w:b/>
                <w:bCs/>
              </w:rPr>
            </w:pPr>
            <w:r w:rsidRPr="00E33B19">
              <w:t>14</w:t>
            </w:r>
          </w:p>
        </w:tc>
      </w:tr>
      <w:tr w:rsidR="004F196A" w14:paraId="65EF73B9" w14:textId="77777777" w:rsidTr="000171FD">
        <w:tc>
          <w:tcPr>
            <w:tcW w:w="2103" w:type="pct"/>
          </w:tcPr>
          <w:p w14:paraId="4B13BF1A" w14:textId="77777777" w:rsidR="004F196A" w:rsidRPr="00364952" w:rsidRDefault="004F196A" w:rsidP="000171FD">
            <w:pPr>
              <w:rPr>
                <w:lang w:bidi="he-IL"/>
              </w:rPr>
            </w:pPr>
            <w:r w:rsidRPr="00364952">
              <w:rPr>
                <w:lang w:bidi="he-IL"/>
              </w:rPr>
              <w:t>Autumn</w:t>
            </w:r>
          </w:p>
        </w:tc>
        <w:tc>
          <w:tcPr>
            <w:tcW w:w="1054" w:type="pct"/>
          </w:tcPr>
          <w:p w14:paraId="4F973444" w14:textId="77777777" w:rsidR="004F196A" w:rsidRPr="00E33B19" w:rsidRDefault="004F196A" w:rsidP="000171FD">
            <w:pPr>
              <w:rPr>
                <w:b/>
                <w:bCs/>
              </w:rPr>
            </w:pPr>
            <w:r w:rsidRPr="00E33B19">
              <w:t>37 ± 3 (37)</w:t>
            </w:r>
          </w:p>
        </w:tc>
        <w:tc>
          <w:tcPr>
            <w:tcW w:w="854" w:type="pct"/>
          </w:tcPr>
          <w:p w14:paraId="76BCFD26" w14:textId="77777777" w:rsidR="004F196A" w:rsidRPr="00E33B19" w:rsidRDefault="004F196A" w:rsidP="000171FD">
            <w:pPr>
              <w:rPr>
                <w:b/>
                <w:bCs/>
              </w:rPr>
            </w:pPr>
            <w:r w:rsidRPr="00E33B19">
              <w:t>1</w:t>
            </w:r>
          </w:p>
        </w:tc>
        <w:tc>
          <w:tcPr>
            <w:tcW w:w="574" w:type="pct"/>
          </w:tcPr>
          <w:p w14:paraId="4B48A2F3" w14:textId="77777777" w:rsidR="004F196A" w:rsidRPr="00E33B19" w:rsidRDefault="004F196A" w:rsidP="000171FD">
            <w:pPr>
              <w:rPr>
                <w:b/>
                <w:bCs/>
              </w:rPr>
            </w:pPr>
          </w:p>
        </w:tc>
        <w:tc>
          <w:tcPr>
            <w:tcW w:w="415" w:type="pct"/>
          </w:tcPr>
          <w:p w14:paraId="3CA01FC4" w14:textId="77777777" w:rsidR="004F196A" w:rsidRPr="00E33B19" w:rsidRDefault="004F196A" w:rsidP="000171FD">
            <w:pPr>
              <w:rPr>
                <w:b/>
                <w:bCs/>
              </w:rPr>
            </w:pPr>
            <w:r w:rsidRPr="00E33B19">
              <w:t>15</w:t>
            </w:r>
          </w:p>
        </w:tc>
      </w:tr>
      <w:tr w:rsidR="004F196A" w14:paraId="0CB6C42E" w14:textId="77777777" w:rsidTr="000171FD">
        <w:tc>
          <w:tcPr>
            <w:tcW w:w="2103" w:type="pct"/>
            <w:tcBorders>
              <w:bottom w:val="single" w:sz="4" w:space="0" w:color="auto"/>
            </w:tcBorders>
          </w:tcPr>
          <w:p w14:paraId="2E377206" w14:textId="77777777" w:rsidR="004F196A" w:rsidRPr="00364952" w:rsidRDefault="004F196A" w:rsidP="000171FD">
            <w:pPr>
              <w:rPr>
                <w:lang w:bidi="he-IL"/>
              </w:rPr>
            </w:pPr>
            <w:r>
              <w:rPr>
                <w:lang w:bidi="he-IL"/>
              </w:rPr>
              <w:t>Annual</w:t>
            </w:r>
          </w:p>
        </w:tc>
        <w:tc>
          <w:tcPr>
            <w:tcW w:w="1054" w:type="pct"/>
            <w:tcBorders>
              <w:bottom w:val="single" w:sz="4" w:space="0" w:color="auto"/>
            </w:tcBorders>
          </w:tcPr>
          <w:p w14:paraId="201E26A6" w14:textId="77777777" w:rsidR="004F196A" w:rsidRPr="00E33B19" w:rsidRDefault="004F196A" w:rsidP="000171FD">
            <w:pPr>
              <w:rPr>
                <w:b/>
                <w:bCs/>
              </w:rPr>
            </w:pPr>
            <w:r w:rsidRPr="00E33B19">
              <w:t>44 ± 20 (43)</w:t>
            </w:r>
          </w:p>
        </w:tc>
        <w:tc>
          <w:tcPr>
            <w:tcW w:w="854" w:type="pct"/>
            <w:tcBorders>
              <w:bottom w:val="single" w:sz="4" w:space="0" w:color="auto"/>
            </w:tcBorders>
          </w:tcPr>
          <w:p w14:paraId="3FBD794F" w14:textId="77777777" w:rsidR="004F196A" w:rsidRPr="00E33B19" w:rsidRDefault="004F196A" w:rsidP="000171FD">
            <w:pPr>
              <w:rPr>
                <w:b/>
                <w:bCs/>
              </w:rPr>
            </w:pPr>
            <w:r w:rsidRPr="00E33B19">
              <w:t>0.63</w:t>
            </w:r>
          </w:p>
        </w:tc>
        <w:tc>
          <w:tcPr>
            <w:tcW w:w="574" w:type="pct"/>
            <w:tcBorders>
              <w:bottom w:val="single" w:sz="4" w:space="0" w:color="auto"/>
            </w:tcBorders>
          </w:tcPr>
          <w:p w14:paraId="62E39EB8" w14:textId="77777777" w:rsidR="004F196A" w:rsidRPr="00E33B19" w:rsidRDefault="004F196A" w:rsidP="000171FD">
            <w:pPr>
              <w:rPr>
                <w:b/>
                <w:bCs/>
              </w:rPr>
            </w:pPr>
          </w:p>
        </w:tc>
        <w:tc>
          <w:tcPr>
            <w:tcW w:w="415" w:type="pct"/>
            <w:tcBorders>
              <w:bottom w:val="single" w:sz="4" w:space="0" w:color="auto"/>
            </w:tcBorders>
          </w:tcPr>
          <w:p w14:paraId="514CDC93" w14:textId="77777777" w:rsidR="004F196A" w:rsidRPr="00E33B19" w:rsidRDefault="004F196A" w:rsidP="000171FD">
            <w:pPr>
              <w:rPr>
                <w:b/>
                <w:bCs/>
              </w:rPr>
            </w:pPr>
            <w:r w:rsidRPr="00E33B19">
              <w:t>44</w:t>
            </w:r>
          </w:p>
        </w:tc>
      </w:tr>
      <w:tr w:rsidR="004F196A" w14:paraId="3B1D0A81" w14:textId="77777777" w:rsidTr="000171FD">
        <w:tc>
          <w:tcPr>
            <w:tcW w:w="2103" w:type="pct"/>
            <w:tcBorders>
              <w:top w:val="single" w:sz="4" w:space="0" w:color="auto"/>
            </w:tcBorders>
          </w:tcPr>
          <w:p w14:paraId="5A90C4D8" w14:textId="77777777" w:rsidR="004F196A" w:rsidRPr="00BD7F3A" w:rsidRDefault="004F196A" w:rsidP="000171FD">
            <w:pPr>
              <w:rPr>
                <w:i/>
                <w:iCs/>
                <w:lang w:bidi="he-IL"/>
              </w:rPr>
            </w:pPr>
            <w:r w:rsidRPr="00DC3CD5">
              <w:rPr>
                <w:b/>
                <w:bCs/>
                <w:lang w:bidi="he-IL"/>
              </w:rPr>
              <w:t>Meta-analysis</w:t>
            </w:r>
          </w:p>
        </w:tc>
        <w:tc>
          <w:tcPr>
            <w:tcW w:w="1054" w:type="pct"/>
            <w:tcBorders>
              <w:top w:val="single" w:sz="4" w:space="0" w:color="auto"/>
            </w:tcBorders>
          </w:tcPr>
          <w:p w14:paraId="7EDC6BC8" w14:textId="77777777" w:rsidR="004F196A" w:rsidRDefault="004F196A" w:rsidP="000171FD">
            <w:pPr>
              <w:rPr>
                <w:b/>
                <w:bCs/>
              </w:rPr>
            </w:pPr>
          </w:p>
        </w:tc>
        <w:tc>
          <w:tcPr>
            <w:tcW w:w="854" w:type="pct"/>
            <w:tcBorders>
              <w:top w:val="single" w:sz="4" w:space="0" w:color="auto"/>
            </w:tcBorders>
          </w:tcPr>
          <w:p w14:paraId="691FC546" w14:textId="77777777" w:rsidR="004F196A" w:rsidRDefault="004F196A" w:rsidP="000171FD">
            <w:pPr>
              <w:rPr>
                <w:b/>
                <w:bCs/>
              </w:rPr>
            </w:pPr>
          </w:p>
        </w:tc>
        <w:tc>
          <w:tcPr>
            <w:tcW w:w="574" w:type="pct"/>
            <w:tcBorders>
              <w:top w:val="single" w:sz="4" w:space="0" w:color="auto"/>
            </w:tcBorders>
          </w:tcPr>
          <w:p w14:paraId="02E004BF" w14:textId="77777777" w:rsidR="004F196A" w:rsidRDefault="004F196A" w:rsidP="000171FD">
            <w:pPr>
              <w:rPr>
                <w:b/>
                <w:bCs/>
              </w:rPr>
            </w:pPr>
          </w:p>
        </w:tc>
        <w:tc>
          <w:tcPr>
            <w:tcW w:w="415" w:type="pct"/>
            <w:tcBorders>
              <w:top w:val="single" w:sz="4" w:space="0" w:color="auto"/>
            </w:tcBorders>
          </w:tcPr>
          <w:p w14:paraId="6722BF98" w14:textId="77777777" w:rsidR="004F196A" w:rsidRDefault="004F196A" w:rsidP="000171FD">
            <w:pPr>
              <w:rPr>
                <w:b/>
                <w:bCs/>
              </w:rPr>
            </w:pPr>
          </w:p>
        </w:tc>
      </w:tr>
      <w:tr w:rsidR="004F196A" w14:paraId="405A6745" w14:textId="77777777" w:rsidTr="000171FD">
        <w:tc>
          <w:tcPr>
            <w:tcW w:w="2103" w:type="pct"/>
          </w:tcPr>
          <w:p w14:paraId="6428D100" w14:textId="77777777" w:rsidR="004F196A" w:rsidRPr="00E33B19" w:rsidRDefault="004F196A" w:rsidP="000171FD">
            <w:pPr>
              <w:rPr>
                <w:i/>
                <w:iCs/>
                <w:lang w:bidi="he-IL"/>
              </w:rPr>
            </w:pPr>
            <w:r w:rsidRPr="00E33B19">
              <w:rPr>
                <w:i/>
                <w:iCs/>
                <w:lang w:bidi="he-IL"/>
              </w:rPr>
              <w:t>Strongylocentrotus droebachiensis</w:t>
            </w:r>
          </w:p>
        </w:tc>
        <w:tc>
          <w:tcPr>
            <w:tcW w:w="1054" w:type="pct"/>
          </w:tcPr>
          <w:p w14:paraId="0CE6DA8C" w14:textId="77777777" w:rsidR="004F196A" w:rsidRPr="00E33B19" w:rsidRDefault="004F196A" w:rsidP="000171FD">
            <w:pPr>
              <w:rPr>
                <w:b/>
                <w:bCs/>
              </w:rPr>
            </w:pPr>
            <w:r w:rsidRPr="00E33B19">
              <w:t>46 ± 26 (46)</w:t>
            </w:r>
          </w:p>
        </w:tc>
        <w:tc>
          <w:tcPr>
            <w:tcW w:w="854" w:type="pct"/>
          </w:tcPr>
          <w:p w14:paraId="0F5AF5C5" w14:textId="77777777" w:rsidR="004F196A" w:rsidRPr="00E33B19" w:rsidRDefault="004F196A" w:rsidP="000171FD">
            <w:pPr>
              <w:rPr>
                <w:b/>
                <w:bCs/>
              </w:rPr>
            </w:pPr>
            <w:r w:rsidRPr="00E33B19">
              <w:t>0.56</w:t>
            </w:r>
          </w:p>
        </w:tc>
        <w:tc>
          <w:tcPr>
            <w:tcW w:w="574" w:type="pct"/>
          </w:tcPr>
          <w:p w14:paraId="2F932FEE" w14:textId="77777777" w:rsidR="004F196A" w:rsidRPr="00E33B19" w:rsidRDefault="004F196A" w:rsidP="000171FD">
            <w:pPr>
              <w:rPr>
                <w:b/>
                <w:bCs/>
              </w:rPr>
            </w:pPr>
            <w:r w:rsidRPr="00E33B19">
              <w:t>12</w:t>
            </w:r>
          </w:p>
        </w:tc>
        <w:tc>
          <w:tcPr>
            <w:tcW w:w="415" w:type="pct"/>
          </w:tcPr>
          <w:p w14:paraId="3CA27B21" w14:textId="77777777" w:rsidR="004F196A" w:rsidRPr="00E33B19" w:rsidRDefault="004F196A" w:rsidP="000171FD">
            <w:pPr>
              <w:rPr>
                <w:b/>
                <w:bCs/>
              </w:rPr>
            </w:pPr>
            <w:r w:rsidRPr="00E33B19">
              <w:t>612</w:t>
            </w:r>
          </w:p>
        </w:tc>
      </w:tr>
      <w:tr w:rsidR="004F196A" w14:paraId="3C715EB6" w14:textId="77777777" w:rsidTr="000171FD">
        <w:tc>
          <w:tcPr>
            <w:tcW w:w="2103" w:type="pct"/>
          </w:tcPr>
          <w:p w14:paraId="6738AA70" w14:textId="77777777" w:rsidR="004F196A" w:rsidRPr="00E33B19" w:rsidRDefault="004F196A" w:rsidP="000171FD">
            <w:pPr>
              <w:rPr>
                <w:b/>
                <w:bCs/>
                <w:i/>
                <w:iCs/>
              </w:rPr>
            </w:pPr>
            <w:r w:rsidRPr="00E33B19">
              <w:rPr>
                <w:i/>
                <w:iCs/>
                <w:lang w:bidi="he-IL"/>
              </w:rPr>
              <w:t>Strongylocentrotus purpuratus</w:t>
            </w:r>
          </w:p>
        </w:tc>
        <w:tc>
          <w:tcPr>
            <w:tcW w:w="1054" w:type="pct"/>
          </w:tcPr>
          <w:p w14:paraId="03EF8BDE" w14:textId="77777777" w:rsidR="004F196A" w:rsidRPr="00E33B19" w:rsidRDefault="004F196A" w:rsidP="000171FD">
            <w:pPr>
              <w:rPr>
                <w:b/>
                <w:bCs/>
              </w:rPr>
            </w:pPr>
            <w:r w:rsidRPr="00E33B19">
              <w:t>47 ± 26 (46)</w:t>
            </w:r>
          </w:p>
        </w:tc>
        <w:tc>
          <w:tcPr>
            <w:tcW w:w="854" w:type="pct"/>
          </w:tcPr>
          <w:p w14:paraId="17D57CD2" w14:textId="77777777" w:rsidR="004F196A" w:rsidRPr="00E33B19" w:rsidRDefault="004F196A" w:rsidP="000171FD">
            <w:pPr>
              <w:rPr>
                <w:b/>
                <w:bCs/>
              </w:rPr>
            </w:pPr>
            <w:r w:rsidRPr="00E33B19">
              <w:t>0.55</w:t>
            </w:r>
          </w:p>
        </w:tc>
        <w:tc>
          <w:tcPr>
            <w:tcW w:w="574" w:type="pct"/>
          </w:tcPr>
          <w:p w14:paraId="74224E77" w14:textId="77777777" w:rsidR="004F196A" w:rsidRPr="00E33B19" w:rsidRDefault="004F196A" w:rsidP="000171FD">
            <w:pPr>
              <w:rPr>
                <w:b/>
                <w:bCs/>
              </w:rPr>
            </w:pPr>
            <w:r w:rsidRPr="00E33B19">
              <w:t>4</w:t>
            </w:r>
          </w:p>
        </w:tc>
        <w:tc>
          <w:tcPr>
            <w:tcW w:w="415" w:type="pct"/>
          </w:tcPr>
          <w:p w14:paraId="632924B0" w14:textId="77777777" w:rsidR="004F196A" w:rsidRPr="00E33B19" w:rsidRDefault="004F196A" w:rsidP="000171FD">
            <w:pPr>
              <w:rPr>
                <w:b/>
                <w:bCs/>
              </w:rPr>
            </w:pPr>
            <w:r w:rsidRPr="00E33B19">
              <w:t>180</w:t>
            </w:r>
          </w:p>
        </w:tc>
      </w:tr>
      <w:tr w:rsidR="004F196A" w14:paraId="46C9F396" w14:textId="77777777" w:rsidTr="000171FD">
        <w:tc>
          <w:tcPr>
            <w:tcW w:w="2103" w:type="pct"/>
          </w:tcPr>
          <w:p w14:paraId="644B3FBC" w14:textId="77777777" w:rsidR="004F196A" w:rsidRPr="00E33B19" w:rsidRDefault="004F196A" w:rsidP="000171FD">
            <w:pPr>
              <w:rPr>
                <w:b/>
                <w:bCs/>
                <w:i/>
                <w:iCs/>
              </w:rPr>
            </w:pPr>
            <w:r w:rsidRPr="00E33B19">
              <w:rPr>
                <w:i/>
                <w:iCs/>
                <w:lang w:bidi="he-IL"/>
              </w:rPr>
              <w:t>Strongylocentrotus intermedius</w:t>
            </w:r>
          </w:p>
        </w:tc>
        <w:tc>
          <w:tcPr>
            <w:tcW w:w="1054" w:type="pct"/>
          </w:tcPr>
          <w:p w14:paraId="35D90469" w14:textId="77777777" w:rsidR="004F196A" w:rsidRPr="00E33B19" w:rsidRDefault="004F196A" w:rsidP="000171FD">
            <w:pPr>
              <w:rPr>
                <w:b/>
                <w:bCs/>
              </w:rPr>
            </w:pPr>
            <w:r w:rsidRPr="00E33B19">
              <w:t>45 ± 26 (44)</w:t>
            </w:r>
          </w:p>
        </w:tc>
        <w:tc>
          <w:tcPr>
            <w:tcW w:w="854" w:type="pct"/>
          </w:tcPr>
          <w:p w14:paraId="618B064F" w14:textId="77777777" w:rsidR="004F196A" w:rsidRPr="00E33B19" w:rsidRDefault="004F196A" w:rsidP="000171FD">
            <w:pPr>
              <w:rPr>
                <w:b/>
                <w:bCs/>
              </w:rPr>
            </w:pPr>
            <w:r w:rsidRPr="00E33B19">
              <w:t>0.57</w:t>
            </w:r>
          </w:p>
        </w:tc>
        <w:tc>
          <w:tcPr>
            <w:tcW w:w="574" w:type="pct"/>
          </w:tcPr>
          <w:p w14:paraId="2D7E008F" w14:textId="77777777" w:rsidR="004F196A" w:rsidRPr="00E33B19" w:rsidRDefault="004F196A" w:rsidP="000171FD">
            <w:pPr>
              <w:rPr>
                <w:b/>
                <w:bCs/>
              </w:rPr>
            </w:pPr>
            <w:r w:rsidRPr="00E33B19">
              <w:t>4</w:t>
            </w:r>
          </w:p>
        </w:tc>
        <w:tc>
          <w:tcPr>
            <w:tcW w:w="415" w:type="pct"/>
          </w:tcPr>
          <w:p w14:paraId="55E82B17" w14:textId="77777777" w:rsidR="004F196A" w:rsidRPr="00E33B19" w:rsidRDefault="004F196A" w:rsidP="000171FD">
            <w:pPr>
              <w:rPr>
                <w:b/>
                <w:bCs/>
              </w:rPr>
            </w:pPr>
            <w:r w:rsidRPr="00E33B19">
              <w:t>244</w:t>
            </w:r>
          </w:p>
        </w:tc>
      </w:tr>
      <w:tr w:rsidR="004F196A" w14:paraId="06B1B16E" w14:textId="77777777" w:rsidTr="000171FD">
        <w:tc>
          <w:tcPr>
            <w:tcW w:w="2103" w:type="pct"/>
          </w:tcPr>
          <w:p w14:paraId="4C92A05A" w14:textId="77777777" w:rsidR="004F196A" w:rsidRPr="00E33B19" w:rsidRDefault="004F196A" w:rsidP="000171FD">
            <w:pPr>
              <w:rPr>
                <w:lang w:bidi="he-IL"/>
              </w:rPr>
            </w:pPr>
            <w:r w:rsidRPr="00E33B19">
              <w:rPr>
                <w:i/>
                <w:iCs/>
                <w:lang w:bidi="he-IL"/>
              </w:rPr>
              <w:t>Strongylocentrotus</w:t>
            </w:r>
            <w:r w:rsidRPr="00E33B19">
              <w:rPr>
                <w:lang w:bidi="he-IL"/>
              </w:rPr>
              <w:t xml:space="preserve"> species</w:t>
            </w:r>
          </w:p>
        </w:tc>
        <w:tc>
          <w:tcPr>
            <w:tcW w:w="1054" w:type="pct"/>
          </w:tcPr>
          <w:p w14:paraId="301E74E3" w14:textId="77777777" w:rsidR="004F196A" w:rsidRPr="00E33B19" w:rsidRDefault="004F196A" w:rsidP="000171FD">
            <w:pPr>
              <w:rPr>
                <w:b/>
                <w:bCs/>
              </w:rPr>
            </w:pPr>
            <w:r w:rsidRPr="00E33B19">
              <w:t>46 ± 26 (45)</w:t>
            </w:r>
          </w:p>
        </w:tc>
        <w:tc>
          <w:tcPr>
            <w:tcW w:w="854" w:type="pct"/>
          </w:tcPr>
          <w:p w14:paraId="1B76FA4A" w14:textId="77777777" w:rsidR="004F196A" w:rsidRPr="00E33B19" w:rsidRDefault="004F196A" w:rsidP="000171FD">
            <w:pPr>
              <w:rPr>
                <w:b/>
                <w:bCs/>
              </w:rPr>
            </w:pPr>
            <w:r w:rsidRPr="00E33B19">
              <w:t>0.57</w:t>
            </w:r>
          </w:p>
        </w:tc>
        <w:tc>
          <w:tcPr>
            <w:tcW w:w="574" w:type="pct"/>
          </w:tcPr>
          <w:p w14:paraId="3E6CA9D9" w14:textId="77777777" w:rsidR="004F196A" w:rsidRPr="00E33B19" w:rsidRDefault="004F196A" w:rsidP="000171FD">
            <w:pPr>
              <w:rPr>
                <w:b/>
                <w:bCs/>
              </w:rPr>
            </w:pPr>
            <w:r w:rsidRPr="00E33B19">
              <w:t>19</w:t>
            </w:r>
          </w:p>
        </w:tc>
        <w:tc>
          <w:tcPr>
            <w:tcW w:w="415" w:type="pct"/>
          </w:tcPr>
          <w:p w14:paraId="69BCAFD0" w14:textId="77777777" w:rsidR="004F196A" w:rsidRPr="00E33B19" w:rsidRDefault="004F196A" w:rsidP="000171FD">
            <w:pPr>
              <w:rPr>
                <w:b/>
                <w:bCs/>
              </w:rPr>
            </w:pPr>
            <w:r w:rsidRPr="00E33B19">
              <w:t>1036</w:t>
            </w:r>
          </w:p>
        </w:tc>
      </w:tr>
      <w:tr w:rsidR="004F196A" w14:paraId="75972DC3" w14:textId="77777777" w:rsidTr="000171FD">
        <w:tc>
          <w:tcPr>
            <w:tcW w:w="2103" w:type="pct"/>
          </w:tcPr>
          <w:p w14:paraId="69F08DE5" w14:textId="77777777" w:rsidR="004F196A" w:rsidRPr="00E33B19" w:rsidRDefault="004F196A" w:rsidP="000171FD">
            <w:pPr>
              <w:rPr>
                <w:b/>
                <w:bCs/>
                <w:i/>
                <w:iCs/>
              </w:rPr>
            </w:pPr>
            <w:r w:rsidRPr="00E33B19">
              <w:rPr>
                <w:i/>
                <w:iCs/>
                <w:lang w:bidi="he-IL"/>
              </w:rPr>
              <w:t>Mesocentrotus franciscanus</w:t>
            </w:r>
          </w:p>
        </w:tc>
        <w:tc>
          <w:tcPr>
            <w:tcW w:w="1054" w:type="pct"/>
          </w:tcPr>
          <w:p w14:paraId="4C80683A" w14:textId="77777777" w:rsidR="004F196A" w:rsidRPr="00E33B19" w:rsidRDefault="004F196A" w:rsidP="000171FD">
            <w:pPr>
              <w:rPr>
                <w:b/>
                <w:bCs/>
              </w:rPr>
            </w:pPr>
            <w:r w:rsidRPr="00E33B19">
              <w:t>39 ± 25 (37)</w:t>
            </w:r>
          </w:p>
        </w:tc>
        <w:tc>
          <w:tcPr>
            <w:tcW w:w="854" w:type="pct"/>
          </w:tcPr>
          <w:p w14:paraId="752B5155" w14:textId="77777777" w:rsidR="004F196A" w:rsidRPr="00E33B19" w:rsidRDefault="004F196A" w:rsidP="000171FD">
            <w:pPr>
              <w:rPr>
                <w:b/>
                <w:bCs/>
              </w:rPr>
            </w:pPr>
            <w:r w:rsidRPr="00E33B19">
              <w:t>0.66</w:t>
            </w:r>
          </w:p>
        </w:tc>
        <w:tc>
          <w:tcPr>
            <w:tcW w:w="574" w:type="pct"/>
          </w:tcPr>
          <w:p w14:paraId="19DC2909" w14:textId="77777777" w:rsidR="004F196A" w:rsidRPr="00E33B19" w:rsidRDefault="004F196A" w:rsidP="000171FD">
            <w:pPr>
              <w:rPr>
                <w:b/>
                <w:bCs/>
              </w:rPr>
            </w:pPr>
            <w:r w:rsidRPr="00E33B19">
              <w:t>1</w:t>
            </w:r>
          </w:p>
        </w:tc>
        <w:tc>
          <w:tcPr>
            <w:tcW w:w="415" w:type="pct"/>
          </w:tcPr>
          <w:p w14:paraId="2E1EFB30" w14:textId="77777777" w:rsidR="004F196A" w:rsidRPr="00E33B19" w:rsidRDefault="004F196A" w:rsidP="000171FD">
            <w:pPr>
              <w:rPr>
                <w:b/>
                <w:bCs/>
              </w:rPr>
            </w:pPr>
            <w:r w:rsidRPr="00E33B19">
              <w:t>36</w:t>
            </w:r>
          </w:p>
        </w:tc>
      </w:tr>
      <w:tr w:rsidR="004F196A" w14:paraId="1DEEC6A0" w14:textId="77777777" w:rsidTr="000171FD">
        <w:tc>
          <w:tcPr>
            <w:tcW w:w="2103" w:type="pct"/>
          </w:tcPr>
          <w:p w14:paraId="43C37D10" w14:textId="77777777" w:rsidR="004F196A" w:rsidRPr="00E33B19" w:rsidRDefault="004F196A" w:rsidP="000171FD">
            <w:pPr>
              <w:rPr>
                <w:i/>
                <w:iCs/>
                <w:lang w:bidi="he-IL"/>
              </w:rPr>
            </w:pPr>
            <w:r w:rsidRPr="00E33B19">
              <w:rPr>
                <w:i/>
                <w:iCs/>
                <w:lang w:bidi="he-IL"/>
              </w:rPr>
              <w:t>Mesocentrotus nudus</w:t>
            </w:r>
          </w:p>
        </w:tc>
        <w:tc>
          <w:tcPr>
            <w:tcW w:w="1054" w:type="pct"/>
          </w:tcPr>
          <w:p w14:paraId="3DA1A5F4" w14:textId="77777777" w:rsidR="004F196A" w:rsidRPr="00E33B19" w:rsidRDefault="004F196A" w:rsidP="000171FD">
            <w:pPr>
              <w:rPr>
                <w:b/>
                <w:bCs/>
              </w:rPr>
            </w:pPr>
            <w:r w:rsidRPr="00E33B19">
              <w:t>39 ± 25 (36)</w:t>
            </w:r>
          </w:p>
        </w:tc>
        <w:tc>
          <w:tcPr>
            <w:tcW w:w="854" w:type="pct"/>
          </w:tcPr>
          <w:p w14:paraId="7D6864FE" w14:textId="77777777" w:rsidR="004F196A" w:rsidRPr="00E33B19" w:rsidRDefault="004F196A" w:rsidP="000171FD">
            <w:pPr>
              <w:rPr>
                <w:b/>
                <w:bCs/>
              </w:rPr>
            </w:pPr>
            <w:r w:rsidRPr="00E33B19">
              <w:t>0.67</w:t>
            </w:r>
          </w:p>
        </w:tc>
        <w:tc>
          <w:tcPr>
            <w:tcW w:w="574" w:type="pct"/>
          </w:tcPr>
          <w:p w14:paraId="28F75EEF" w14:textId="77777777" w:rsidR="004F196A" w:rsidRPr="00E33B19" w:rsidRDefault="004F196A" w:rsidP="000171FD">
            <w:pPr>
              <w:rPr>
                <w:b/>
                <w:bCs/>
              </w:rPr>
            </w:pPr>
            <w:r w:rsidRPr="00E33B19">
              <w:t>1</w:t>
            </w:r>
          </w:p>
        </w:tc>
        <w:tc>
          <w:tcPr>
            <w:tcW w:w="415" w:type="pct"/>
          </w:tcPr>
          <w:p w14:paraId="3501B7A3" w14:textId="77777777" w:rsidR="004F196A" w:rsidRPr="00E33B19" w:rsidRDefault="004F196A" w:rsidP="000171FD">
            <w:pPr>
              <w:rPr>
                <w:b/>
                <w:bCs/>
              </w:rPr>
            </w:pPr>
            <w:r w:rsidRPr="00E33B19">
              <w:t>3</w:t>
            </w:r>
          </w:p>
        </w:tc>
      </w:tr>
      <w:tr w:rsidR="004F196A" w14:paraId="514D8EED" w14:textId="77777777" w:rsidTr="000171FD">
        <w:tc>
          <w:tcPr>
            <w:tcW w:w="2103" w:type="pct"/>
          </w:tcPr>
          <w:p w14:paraId="6C46BCDE" w14:textId="77777777" w:rsidR="004F196A" w:rsidRPr="00E33B19" w:rsidRDefault="004F196A" w:rsidP="000171FD">
            <w:pPr>
              <w:rPr>
                <w:lang w:bidi="he-IL"/>
              </w:rPr>
            </w:pPr>
            <w:r w:rsidRPr="00E33B19">
              <w:rPr>
                <w:i/>
                <w:iCs/>
                <w:lang w:bidi="he-IL"/>
              </w:rPr>
              <w:t>Mesocentrotus</w:t>
            </w:r>
            <w:r w:rsidRPr="00E33B19">
              <w:rPr>
                <w:lang w:bidi="he-IL"/>
              </w:rPr>
              <w:t xml:space="preserve"> species</w:t>
            </w:r>
          </w:p>
        </w:tc>
        <w:tc>
          <w:tcPr>
            <w:tcW w:w="1054" w:type="pct"/>
          </w:tcPr>
          <w:p w14:paraId="70C87B32" w14:textId="77777777" w:rsidR="004F196A" w:rsidRPr="00E33B19" w:rsidRDefault="004F196A" w:rsidP="000171FD">
            <w:pPr>
              <w:rPr>
                <w:b/>
                <w:bCs/>
              </w:rPr>
            </w:pPr>
            <w:r w:rsidRPr="00E33B19">
              <w:t>41 ± 26 (38)</w:t>
            </w:r>
          </w:p>
        </w:tc>
        <w:tc>
          <w:tcPr>
            <w:tcW w:w="854" w:type="pct"/>
          </w:tcPr>
          <w:p w14:paraId="562B123E" w14:textId="77777777" w:rsidR="004F196A" w:rsidRPr="00E33B19" w:rsidRDefault="004F196A" w:rsidP="000171FD">
            <w:pPr>
              <w:rPr>
                <w:b/>
                <w:bCs/>
              </w:rPr>
            </w:pPr>
            <w:r w:rsidRPr="00E33B19">
              <w:t>0.64</w:t>
            </w:r>
          </w:p>
        </w:tc>
        <w:tc>
          <w:tcPr>
            <w:tcW w:w="574" w:type="pct"/>
          </w:tcPr>
          <w:p w14:paraId="4D67AFB6" w14:textId="77777777" w:rsidR="004F196A" w:rsidRPr="00E33B19" w:rsidRDefault="004F196A" w:rsidP="000171FD">
            <w:pPr>
              <w:rPr>
                <w:b/>
                <w:bCs/>
              </w:rPr>
            </w:pPr>
            <w:r w:rsidRPr="00E33B19">
              <w:t>2</w:t>
            </w:r>
          </w:p>
        </w:tc>
        <w:tc>
          <w:tcPr>
            <w:tcW w:w="415" w:type="pct"/>
          </w:tcPr>
          <w:p w14:paraId="1DCCB522" w14:textId="77777777" w:rsidR="004F196A" w:rsidRPr="00E33B19" w:rsidRDefault="004F196A" w:rsidP="000171FD">
            <w:pPr>
              <w:rPr>
                <w:b/>
                <w:bCs/>
              </w:rPr>
            </w:pPr>
            <w:r w:rsidRPr="00E33B19">
              <w:t>39</w:t>
            </w:r>
          </w:p>
        </w:tc>
      </w:tr>
      <w:tr w:rsidR="004F196A" w14:paraId="2F3B0D46" w14:textId="77777777" w:rsidTr="000171FD">
        <w:tc>
          <w:tcPr>
            <w:tcW w:w="2103" w:type="pct"/>
          </w:tcPr>
          <w:p w14:paraId="2770EF11" w14:textId="77777777" w:rsidR="004F196A" w:rsidRPr="00E33B19" w:rsidRDefault="004F196A" w:rsidP="000171FD">
            <w:pPr>
              <w:rPr>
                <w:b/>
                <w:bCs/>
                <w:i/>
                <w:iCs/>
              </w:rPr>
            </w:pPr>
            <w:r w:rsidRPr="00E33B19">
              <w:rPr>
                <w:i/>
                <w:iCs/>
                <w:lang w:bidi="he-IL"/>
              </w:rPr>
              <w:t>Paracentrotus lividus</w:t>
            </w:r>
          </w:p>
        </w:tc>
        <w:tc>
          <w:tcPr>
            <w:tcW w:w="1054" w:type="pct"/>
          </w:tcPr>
          <w:p w14:paraId="32903844" w14:textId="77777777" w:rsidR="004F196A" w:rsidRPr="00E33B19" w:rsidRDefault="004F196A" w:rsidP="000171FD">
            <w:pPr>
              <w:rPr>
                <w:b/>
                <w:bCs/>
              </w:rPr>
            </w:pPr>
            <w:r w:rsidRPr="00E33B19">
              <w:t>45 ± 26 (44)</w:t>
            </w:r>
          </w:p>
        </w:tc>
        <w:tc>
          <w:tcPr>
            <w:tcW w:w="854" w:type="pct"/>
          </w:tcPr>
          <w:p w14:paraId="61CB616B" w14:textId="77777777" w:rsidR="004F196A" w:rsidRPr="00E33B19" w:rsidRDefault="004F196A" w:rsidP="000171FD">
            <w:pPr>
              <w:rPr>
                <w:b/>
                <w:bCs/>
              </w:rPr>
            </w:pPr>
            <w:r w:rsidRPr="00E33B19">
              <w:t>0.58</w:t>
            </w:r>
          </w:p>
        </w:tc>
        <w:tc>
          <w:tcPr>
            <w:tcW w:w="574" w:type="pct"/>
          </w:tcPr>
          <w:p w14:paraId="5265221B" w14:textId="77777777" w:rsidR="004F196A" w:rsidRPr="00E33B19" w:rsidRDefault="004F196A" w:rsidP="000171FD">
            <w:pPr>
              <w:rPr>
                <w:b/>
                <w:bCs/>
              </w:rPr>
            </w:pPr>
            <w:r w:rsidRPr="00E33B19">
              <w:t>4</w:t>
            </w:r>
          </w:p>
        </w:tc>
        <w:tc>
          <w:tcPr>
            <w:tcW w:w="415" w:type="pct"/>
          </w:tcPr>
          <w:p w14:paraId="0CDA56A7" w14:textId="77777777" w:rsidR="004F196A" w:rsidRPr="00E33B19" w:rsidRDefault="004F196A" w:rsidP="000171FD">
            <w:pPr>
              <w:rPr>
                <w:b/>
                <w:bCs/>
              </w:rPr>
            </w:pPr>
            <w:r w:rsidRPr="00E33B19">
              <w:t>135</w:t>
            </w:r>
          </w:p>
        </w:tc>
      </w:tr>
      <w:tr w:rsidR="004F196A" w14:paraId="2E47FF6B" w14:textId="77777777" w:rsidTr="000171FD">
        <w:tc>
          <w:tcPr>
            <w:tcW w:w="2103" w:type="pct"/>
          </w:tcPr>
          <w:p w14:paraId="077910A6" w14:textId="77777777" w:rsidR="004F196A" w:rsidRPr="00E33B19" w:rsidRDefault="004F196A" w:rsidP="000171FD">
            <w:pPr>
              <w:rPr>
                <w:i/>
                <w:iCs/>
                <w:lang w:bidi="he-IL"/>
              </w:rPr>
            </w:pPr>
            <w:r w:rsidRPr="00E33B19">
              <w:rPr>
                <w:i/>
                <w:iCs/>
                <w:lang w:bidi="he-IL"/>
              </w:rPr>
              <w:t>Psammechinus miliaris</w:t>
            </w:r>
          </w:p>
        </w:tc>
        <w:tc>
          <w:tcPr>
            <w:tcW w:w="1054" w:type="pct"/>
          </w:tcPr>
          <w:p w14:paraId="4A805817" w14:textId="77777777" w:rsidR="004F196A" w:rsidRPr="00E33B19" w:rsidRDefault="004F196A" w:rsidP="000171FD">
            <w:pPr>
              <w:rPr>
                <w:b/>
                <w:bCs/>
              </w:rPr>
            </w:pPr>
            <w:r w:rsidRPr="00E33B19">
              <w:t>50 ± 26 (50)</w:t>
            </w:r>
          </w:p>
        </w:tc>
        <w:tc>
          <w:tcPr>
            <w:tcW w:w="854" w:type="pct"/>
          </w:tcPr>
          <w:p w14:paraId="38C05581" w14:textId="77777777" w:rsidR="004F196A" w:rsidRPr="00E33B19" w:rsidRDefault="004F196A" w:rsidP="000171FD">
            <w:pPr>
              <w:rPr>
                <w:b/>
                <w:bCs/>
              </w:rPr>
            </w:pPr>
            <w:r w:rsidRPr="00E33B19">
              <w:t>0.50</w:t>
            </w:r>
          </w:p>
        </w:tc>
        <w:tc>
          <w:tcPr>
            <w:tcW w:w="574" w:type="pct"/>
          </w:tcPr>
          <w:p w14:paraId="459D05F6" w14:textId="77777777" w:rsidR="004F196A" w:rsidRPr="00E33B19" w:rsidRDefault="004F196A" w:rsidP="000171FD">
            <w:pPr>
              <w:rPr>
                <w:b/>
                <w:bCs/>
              </w:rPr>
            </w:pPr>
            <w:r w:rsidRPr="00E33B19">
              <w:t>3</w:t>
            </w:r>
          </w:p>
        </w:tc>
        <w:tc>
          <w:tcPr>
            <w:tcW w:w="415" w:type="pct"/>
          </w:tcPr>
          <w:p w14:paraId="33FA8EE0" w14:textId="77777777" w:rsidR="004F196A" w:rsidRPr="00E33B19" w:rsidRDefault="004F196A" w:rsidP="000171FD">
            <w:pPr>
              <w:rPr>
                <w:b/>
                <w:bCs/>
              </w:rPr>
            </w:pPr>
            <w:r w:rsidRPr="00E33B19">
              <w:t>85</w:t>
            </w:r>
          </w:p>
        </w:tc>
      </w:tr>
      <w:tr w:rsidR="004F196A" w14:paraId="1D78D2EA" w14:textId="77777777" w:rsidTr="000171FD">
        <w:tc>
          <w:tcPr>
            <w:tcW w:w="2103" w:type="pct"/>
          </w:tcPr>
          <w:p w14:paraId="1B1E6FC2" w14:textId="77777777" w:rsidR="004F196A" w:rsidRPr="00E33B19" w:rsidRDefault="004F196A" w:rsidP="000171FD">
            <w:pPr>
              <w:rPr>
                <w:i/>
                <w:iCs/>
                <w:lang w:bidi="he-IL"/>
              </w:rPr>
            </w:pPr>
            <w:r w:rsidRPr="00E33B19">
              <w:rPr>
                <w:i/>
                <w:iCs/>
                <w:lang w:bidi="he-IL"/>
              </w:rPr>
              <w:t>Parechinus angulosus</w:t>
            </w:r>
          </w:p>
        </w:tc>
        <w:tc>
          <w:tcPr>
            <w:tcW w:w="1054" w:type="pct"/>
          </w:tcPr>
          <w:p w14:paraId="79B22EAE" w14:textId="77777777" w:rsidR="004F196A" w:rsidRPr="00E33B19" w:rsidRDefault="004F196A" w:rsidP="000171FD">
            <w:pPr>
              <w:rPr>
                <w:b/>
                <w:bCs/>
              </w:rPr>
            </w:pPr>
            <w:r w:rsidRPr="00E33B19">
              <w:t>41 ± 26 (39)</w:t>
            </w:r>
          </w:p>
        </w:tc>
        <w:tc>
          <w:tcPr>
            <w:tcW w:w="854" w:type="pct"/>
          </w:tcPr>
          <w:p w14:paraId="43B5B4CF" w14:textId="77777777" w:rsidR="004F196A" w:rsidRPr="00E33B19" w:rsidRDefault="004F196A" w:rsidP="000171FD">
            <w:pPr>
              <w:rPr>
                <w:b/>
                <w:bCs/>
              </w:rPr>
            </w:pPr>
            <w:r w:rsidRPr="00E33B19">
              <w:t>0.63</w:t>
            </w:r>
          </w:p>
        </w:tc>
        <w:tc>
          <w:tcPr>
            <w:tcW w:w="574" w:type="pct"/>
          </w:tcPr>
          <w:p w14:paraId="2CE63CBF" w14:textId="77777777" w:rsidR="004F196A" w:rsidRPr="00E33B19" w:rsidRDefault="004F196A" w:rsidP="000171FD">
            <w:pPr>
              <w:rPr>
                <w:b/>
                <w:bCs/>
              </w:rPr>
            </w:pPr>
            <w:r w:rsidRPr="00E33B19">
              <w:t>1</w:t>
            </w:r>
          </w:p>
        </w:tc>
        <w:tc>
          <w:tcPr>
            <w:tcW w:w="415" w:type="pct"/>
          </w:tcPr>
          <w:p w14:paraId="17B5332C" w14:textId="77777777" w:rsidR="004F196A" w:rsidRPr="00E33B19" w:rsidRDefault="004F196A" w:rsidP="000171FD">
            <w:pPr>
              <w:rPr>
                <w:b/>
                <w:bCs/>
              </w:rPr>
            </w:pPr>
            <w:r w:rsidRPr="00E33B19">
              <w:t>15</w:t>
            </w:r>
          </w:p>
        </w:tc>
      </w:tr>
      <w:tr w:rsidR="004F196A" w14:paraId="7969F6B1" w14:textId="77777777" w:rsidTr="000171FD">
        <w:tc>
          <w:tcPr>
            <w:tcW w:w="2103" w:type="pct"/>
          </w:tcPr>
          <w:p w14:paraId="3F4009C3" w14:textId="77777777" w:rsidR="004F196A" w:rsidRPr="00E33B19" w:rsidRDefault="004F196A" w:rsidP="000171FD">
            <w:pPr>
              <w:rPr>
                <w:lang w:bidi="he-IL"/>
              </w:rPr>
            </w:pPr>
            <w:r w:rsidRPr="00E33B19">
              <w:rPr>
                <w:lang w:bidi="he-IL"/>
              </w:rPr>
              <w:t xml:space="preserve">Kelp-feeding urchins </w:t>
            </w:r>
            <w:r w:rsidRPr="00E33B19">
              <w:t>(8 species)</w:t>
            </w:r>
          </w:p>
        </w:tc>
        <w:tc>
          <w:tcPr>
            <w:tcW w:w="1054" w:type="pct"/>
          </w:tcPr>
          <w:p w14:paraId="16C364DE" w14:textId="77777777" w:rsidR="004F196A" w:rsidRPr="00E33B19" w:rsidRDefault="004F196A" w:rsidP="000171FD">
            <w:pPr>
              <w:rPr>
                <w:b/>
                <w:bCs/>
              </w:rPr>
            </w:pPr>
            <w:r w:rsidRPr="00E33B19">
              <w:t>45 ± 26 (43)</w:t>
            </w:r>
          </w:p>
        </w:tc>
        <w:tc>
          <w:tcPr>
            <w:tcW w:w="854" w:type="pct"/>
          </w:tcPr>
          <w:p w14:paraId="6101691F" w14:textId="77777777" w:rsidR="004F196A" w:rsidRPr="00E33B19" w:rsidRDefault="004F196A" w:rsidP="000171FD">
            <w:pPr>
              <w:rPr>
                <w:b/>
                <w:bCs/>
              </w:rPr>
            </w:pPr>
            <w:r w:rsidRPr="00E33B19">
              <w:t>0.58</w:t>
            </w:r>
          </w:p>
        </w:tc>
        <w:tc>
          <w:tcPr>
            <w:tcW w:w="574" w:type="pct"/>
          </w:tcPr>
          <w:p w14:paraId="0E2AA740" w14:textId="77777777" w:rsidR="004F196A" w:rsidRPr="00E33B19" w:rsidRDefault="004F196A" w:rsidP="000171FD">
            <w:pPr>
              <w:rPr>
                <w:b/>
                <w:bCs/>
              </w:rPr>
            </w:pPr>
            <w:r w:rsidRPr="00E33B19">
              <w:t>27</w:t>
            </w:r>
          </w:p>
        </w:tc>
        <w:tc>
          <w:tcPr>
            <w:tcW w:w="415" w:type="pct"/>
          </w:tcPr>
          <w:p w14:paraId="155F05B0" w14:textId="77777777" w:rsidR="004F196A" w:rsidRPr="00E33B19" w:rsidRDefault="004F196A" w:rsidP="000171FD">
            <w:pPr>
              <w:rPr>
                <w:b/>
                <w:bCs/>
              </w:rPr>
            </w:pPr>
            <w:r w:rsidRPr="00E33B19">
              <w:t>1310</w:t>
            </w:r>
          </w:p>
        </w:tc>
      </w:tr>
      <w:tr w:rsidR="004F196A" w14:paraId="752C5660" w14:textId="77777777" w:rsidTr="000171FD">
        <w:tc>
          <w:tcPr>
            <w:tcW w:w="2103" w:type="pct"/>
          </w:tcPr>
          <w:p w14:paraId="7129E89F" w14:textId="77777777" w:rsidR="004F196A" w:rsidRPr="00E33B19" w:rsidRDefault="004F196A" w:rsidP="000171FD">
            <w:pPr>
              <w:rPr>
                <w:lang w:bidi="he-IL"/>
              </w:rPr>
            </w:pPr>
            <w:r w:rsidRPr="00E33B19">
              <w:rPr>
                <w:lang w:bidi="he-IL"/>
              </w:rPr>
              <w:t xml:space="preserve">Other urchins </w:t>
            </w:r>
            <w:r w:rsidRPr="00E33B19">
              <w:t>(9 species)</w:t>
            </w:r>
          </w:p>
        </w:tc>
        <w:tc>
          <w:tcPr>
            <w:tcW w:w="1054" w:type="pct"/>
          </w:tcPr>
          <w:p w14:paraId="6FCE136B" w14:textId="77777777" w:rsidR="004F196A" w:rsidRPr="00E33B19" w:rsidRDefault="004F196A" w:rsidP="000171FD">
            <w:pPr>
              <w:rPr>
                <w:b/>
                <w:bCs/>
              </w:rPr>
            </w:pPr>
            <w:r w:rsidRPr="00E33B19">
              <w:t>46 ± 27 (45)</w:t>
            </w:r>
          </w:p>
        </w:tc>
        <w:tc>
          <w:tcPr>
            <w:tcW w:w="854" w:type="pct"/>
          </w:tcPr>
          <w:p w14:paraId="4FCBF338" w14:textId="77777777" w:rsidR="004F196A" w:rsidRPr="00E33B19" w:rsidRDefault="004F196A" w:rsidP="000171FD">
            <w:pPr>
              <w:rPr>
                <w:b/>
                <w:bCs/>
              </w:rPr>
            </w:pPr>
            <w:r w:rsidRPr="00E33B19">
              <w:t>0.56</w:t>
            </w:r>
          </w:p>
        </w:tc>
        <w:tc>
          <w:tcPr>
            <w:tcW w:w="574" w:type="pct"/>
          </w:tcPr>
          <w:p w14:paraId="5E3E9537" w14:textId="77777777" w:rsidR="004F196A" w:rsidRPr="00E33B19" w:rsidRDefault="004F196A" w:rsidP="000171FD">
            <w:pPr>
              <w:rPr>
                <w:b/>
                <w:bCs/>
              </w:rPr>
            </w:pPr>
            <w:r w:rsidRPr="00E33B19">
              <w:t>5</w:t>
            </w:r>
          </w:p>
        </w:tc>
        <w:tc>
          <w:tcPr>
            <w:tcW w:w="415" w:type="pct"/>
          </w:tcPr>
          <w:p w14:paraId="21EF5213" w14:textId="77777777" w:rsidR="004F196A" w:rsidRPr="00E33B19" w:rsidRDefault="004F196A" w:rsidP="000171FD">
            <w:pPr>
              <w:rPr>
                <w:b/>
                <w:bCs/>
              </w:rPr>
            </w:pPr>
            <w:r w:rsidRPr="00E33B19">
              <w:t>58</w:t>
            </w:r>
          </w:p>
        </w:tc>
      </w:tr>
      <w:tr w:rsidR="004F196A" w14:paraId="4FBB5338" w14:textId="77777777" w:rsidTr="000171FD">
        <w:tc>
          <w:tcPr>
            <w:tcW w:w="2103" w:type="pct"/>
            <w:tcBorders>
              <w:bottom w:val="single" w:sz="4" w:space="0" w:color="auto"/>
            </w:tcBorders>
          </w:tcPr>
          <w:p w14:paraId="40FA98E9" w14:textId="77777777" w:rsidR="004F196A" w:rsidRPr="00E33B19" w:rsidRDefault="004F196A" w:rsidP="000171FD">
            <w:pPr>
              <w:rPr>
                <w:lang w:bidi="he-IL"/>
              </w:rPr>
            </w:pPr>
            <w:r w:rsidRPr="00E33B19">
              <w:rPr>
                <w:lang w:bidi="he-IL"/>
              </w:rPr>
              <w:t xml:space="preserve">All urchins </w:t>
            </w:r>
            <w:r w:rsidRPr="00E33B19">
              <w:t>(17 species)</w:t>
            </w:r>
          </w:p>
        </w:tc>
        <w:tc>
          <w:tcPr>
            <w:tcW w:w="1054" w:type="pct"/>
            <w:tcBorders>
              <w:bottom w:val="single" w:sz="4" w:space="0" w:color="auto"/>
            </w:tcBorders>
          </w:tcPr>
          <w:p w14:paraId="68C8FC08" w14:textId="77777777" w:rsidR="004F196A" w:rsidRPr="00E33B19" w:rsidRDefault="004F196A" w:rsidP="000171FD">
            <w:pPr>
              <w:rPr>
                <w:b/>
                <w:bCs/>
              </w:rPr>
            </w:pPr>
            <w:r w:rsidRPr="00E33B19">
              <w:t>46 ± 27 (45)</w:t>
            </w:r>
          </w:p>
        </w:tc>
        <w:tc>
          <w:tcPr>
            <w:tcW w:w="854" w:type="pct"/>
            <w:tcBorders>
              <w:bottom w:val="single" w:sz="4" w:space="0" w:color="auto"/>
            </w:tcBorders>
          </w:tcPr>
          <w:p w14:paraId="0179B380" w14:textId="77777777" w:rsidR="004F196A" w:rsidRPr="00E33B19" w:rsidRDefault="004F196A" w:rsidP="000171FD">
            <w:pPr>
              <w:rPr>
                <w:b/>
                <w:bCs/>
              </w:rPr>
            </w:pPr>
            <w:r w:rsidRPr="00E33B19">
              <w:t>0.56</w:t>
            </w:r>
          </w:p>
        </w:tc>
        <w:tc>
          <w:tcPr>
            <w:tcW w:w="574" w:type="pct"/>
            <w:tcBorders>
              <w:bottom w:val="single" w:sz="4" w:space="0" w:color="auto"/>
            </w:tcBorders>
          </w:tcPr>
          <w:p w14:paraId="34E7DAE4" w14:textId="77777777" w:rsidR="004F196A" w:rsidRPr="00E33B19" w:rsidRDefault="004F196A" w:rsidP="000171FD">
            <w:pPr>
              <w:rPr>
                <w:b/>
                <w:bCs/>
              </w:rPr>
            </w:pPr>
            <w:r w:rsidRPr="00E33B19">
              <w:t>32</w:t>
            </w:r>
          </w:p>
        </w:tc>
        <w:tc>
          <w:tcPr>
            <w:tcW w:w="415" w:type="pct"/>
            <w:tcBorders>
              <w:bottom w:val="single" w:sz="4" w:space="0" w:color="auto"/>
            </w:tcBorders>
          </w:tcPr>
          <w:p w14:paraId="3DC528CF" w14:textId="77777777" w:rsidR="004F196A" w:rsidRPr="00E33B19" w:rsidRDefault="004F196A" w:rsidP="000171FD">
            <w:pPr>
              <w:rPr>
                <w:b/>
                <w:bCs/>
              </w:rPr>
            </w:pPr>
            <w:r w:rsidRPr="00E33B19">
              <w:t>1368</w:t>
            </w:r>
          </w:p>
        </w:tc>
      </w:tr>
    </w:tbl>
    <w:p w14:paraId="60746E8C" w14:textId="77777777" w:rsidR="004F196A" w:rsidRPr="00C83BD2" w:rsidRDefault="004F196A" w:rsidP="004F196A">
      <w:pPr>
        <w:rPr>
          <w:b/>
          <w:bCs/>
        </w:rPr>
      </w:pPr>
    </w:p>
    <w:p w14:paraId="6DC1DD94" w14:textId="77777777" w:rsidR="004F196A" w:rsidRDefault="004F196A" w:rsidP="004F196A">
      <w:pPr>
        <w:pStyle w:val="ListParagraph"/>
        <w:numPr>
          <w:ilvl w:val="1"/>
          <w:numId w:val="4"/>
        </w:numPr>
        <w:ind w:left="567" w:hanging="567"/>
        <w:rPr>
          <w:rFonts w:ascii="Times New Roman" w:hAnsi="Times New Roman"/>
          <w:b/>
          <w:bCs/>
          <w:lang w:val="en-GB"/>
        </w:rPr>
      </w:pPr>
      <w:r w:rsidRPr="001E6D5A">
        <w:rPr>
          <w:rFonts w:ascii="Times New Roman" w:hAnsi="Times New Roman"/>
          <w:b/>
          <w:bCs/>
          <w:lang w:val="en-GB"/>
        </w:rPr>
        <w:t>Biochemi</w:t>
      </w:r>
      <w:r>
        <w:rPr>
          <w:rFonts w:ascii="Times New Roman" w:hAnsi="Times New Roman"/>
          <w:b/>
          <w:bCs/>
          <w:lang w:val="en-GB"/>
        </w:rPr>
        <w:t>cal transformation</w:t>
      </w:r>
    </w:p>
    <w:p w14:paraId="415E661C" w14:textId="77777777" w:rsidR="004F196A" w:rsidRDefault="004F196A" w:rsidP="004F196A">
      <w:pPr>
        <w:rPr>
          <w:b/>
          <w:bCs/>
        </w:rPr>
      </w:pPr>
    </w:p>
    <w:p w14:paraId="5D8016DD" w14:textId="77777777" w:rsidR="004F196A" w:rsidRPr="005245BB" w:rsidRDefault="004F196A" w:rsidP="004F196A">
      <w:r w:rsidRPr="005245BB">
        <w:t xml:space="preserve">Key messages (Figures 2 and 3, Table 2): </w:t>
      </w:r>
    </w:p>
    <w:p w14:paraId="15F9FC32" w14:textId="77777777" w:rsidR="004F196A" w:rsidRPr="005245BB" w:rsidRDefault="004F196A" w:rsidP="004F196A">
      <w:pPr>
        <w:pStyle w:val="ListParagraph"/>
        <w:numPr>
          <w:ilvl w:val="0"/>
          <w:numId w:val="6"/>
        </w:numPr>
        <w:rPr>
          <w:rFonts w:ascii="Times New Roman" w:hAnsi="Times New Roman"/>
          <w:lang w:val="en-GB"/>
        </w:rPr>
      </w:pPr>
      <w:r>
        <w:rPr>
          <w:rFonts w:ascii="Times New Roman" w:hAnsi="Times New Roman"/>
        </w:rPr>
        <w:t>U</w:t>
      </w:r>
      <w:r w:rsidRPr="005245BB">
        <w:rPr>
          <w:rFonts w:ascii="Times New Roman" w:hAnsi="Times New Roman"/>
        </w:rPr>
        <w:t xml:space="preserve">rchins </w:t>
      </w:r>
      <w:r>
        <w:rPr>
          <w:rFonts w:ascii="Times New Roman" w:hAnsi="Times New Roman"/>
        </w:rPr>
        <w:t xml:space="preserve">remove around 30–39% of carbon on average (I’ll give estimates for each urchin in text), meaning that the median fraction of initial carbon defecated by </w:t>
      </w:r>
      <w:r w:rsidRPr="00CE7C58">
        <w:rPr>
          <w:rFonts w:ascii="Times New Roman" w:hAnsi="Times New Roman"/>
          <w:i/>
          <w:iCs/>
        </w:rPr>
        <w:t>S</w:t>
      </w:r>
      <w:r>
        <w:rPr>
          <w:rFonts w:ascii="Times New Roman" w:hAnsi="Times New Roman"/>
          <w:i/>
          <w:iCs/>
        </w:rPr>
        <w:t>.</w:t>
      </w:r>
      <w:r w:rsidRPr="00CE7C58">
        <w:rPr>
          <w:rFonts w:ascii="Times New Roman" w:hAnsi="Times New Roman"/>
          <w:i/>
          <w:iCs/>
        </w:rPr>
        <w:t xml:space="preserve"> droebachiensis</w:t>
      </w:r>
      <w:r>
        <w:rPr>
          <w:rFonts w:ascii="Times New Roman" w:hAnsi="Times New Roman"/>
        </w:rPr>
        <w:t xml:space="preserve"> is 0.46 </w:t>
      </w:r>
      <w:r w:rsidRPr="005245BB">
        <w:rPr>
          <w:rFonts w:ascii="Times New Roman" w:hAnsi="Times New Roman"/>
        </w:rPr>
        <w:t>×</w:t>
      </w:r>
      <w:r>
        <w:rPr>
          <w:rFonts w:ascii="Times New Roman" w:hAnsi="Times New Roman"/>
        </w:rPr>
        <w:t xml:space="preserve"> 0.64 = 0.29</w:t>
      </w:r>
      <w:r w:rsidRPr="005245BB">
        <w:rPr>
          <w:rFonts w:ascii="Times New Roman" w:hAnsi="Times New Roman"/>
        </w:rPr>
        <w:t>.</w:t>
      </w:r>
      <w:r>
        <w:rPr>
          <w:rFonts w:ascii="Times New Roman" w:hAnsi="Times New Roman"/>
        </w:rPr>
        <w:t xml:space="preserve"> In other words, only 29% of the carbon going into a sea urchin makes it through.</w:t>
      </w:r>
    </w:p>
    <w:p w14:paraId="62F3E6B0" w14:textId="4AEBF8D5" w:rsidR="005B020C" w:rsidRDefault="004F196A" w:rsidP="004F196A">
      <w:pPr>
        <w:pStyle w:val="ListParagraph"/>
        <w:numPr>
          <w:ilvl w:val="0"/>
          <w:numId w:val="6"/>
        </w:numPr>
        <w:rPr>
          <w:rFonts w:ascii="Times New Roman" w:hAnsi="Times New Roman"/>
          <w:lang w:val="en-GB"/>
        </w:rPr>
      </w:pPr>
      <w:r>
        <w:rPr>
          <w:rFonts w:ascii="Times New Roman" w:hAnsi="Times New Roman"/>
          <w:lang w:val="en-GB"/>
        </w:rPr>
        <w:t>Urchins remove chemical defence (removed phenols)</w:t>
      </w:r>
      <w:r w:rsidR="005B020C">
        <w:rPr>
          <w:rFonts w:ascii="Times New Roman" w:hAnsi="Times New Roman"/>
          <w:lang w:val="en-GB"/>
        </w:rPr>
        <w:t>. Reduce phenols from 0.91 ± 0.48 % to 0.033 ± 0.011 %.</w:t>
      </w:r>
      <w:r w:rsidR="00CB3BF3">
        <w:rPr>
          <w:rFonts w:ascii="Times New Roman" w:hAnsi="Times New Roman"/>
          <w:lang w:val="en-GB"/>
        </w:rPr>
        <w:t xml:space="preserve"> In other words, the phenolic content of faeces is only 5.2 ± 9.1 % of that in kelp.</w:t>
      </w:r>
    </w:p>
    <w:p w14:paraId="449E7005" w14:textId="73073A0E" w:rsidR="005B020C" w:rsidRDefault="005B020C" w:rsidP="004F196A">
      <w:pPr>
        <w:pStyle w:val="ListParagraph"/>
        <w:numPr>
          <w:ilvl w:val="0"/>
          <w:numId w:val="6"/>
        </w:numPr>
        <w:rPr>
          <w:rFonts w:ascii="Times New Roman" w:hAnsi="Times New Roman"/>
          <w:lang w:val="en-GB"/>
        </w:rPr>
      </w:pPr>
      <w:r>
        <w:rPr>
          <w:rFonts w:ascii="Times New Roman" w:hAnsi="Times New Roman"/>
          <w:lang w:val="en-GB"/>
        </w:rPr>
        <w:t xml:space="preserve">Remove </w:t>
      </w:r>
      <w:r w:rsidR="004F196A">
        <w:rPr>
          <w:rFonts w:ascii="Times New Roman" w:hAnsi="Times New Roman"/>
          <w:lang w:val="en-GB"/>
        </w:rPr>
        <w:t xml:space="preserve">physiology (degraded chlorophyll) of kelp tissue. </w:t>
      </w:r>
      <w:r>
        <w:rPr>
          <w:rFonts w:ascii="Times New Roman" w:hAnsi="Times New Roman"/>
          <w:lang w:val="en-GB"/>
        </w:rPr>
        <w:t>Reduce functional chlorophyll from 77 ± 15 % to 47 ± 14 %.</w:t>
      </w:r>
    </w:p>
    <w:p w14:paraId="324CD0D3" w14:textId="17D0E99A" w:rsidR="004F196A" w:rsidRDefault="004F196A" w:rsidP="004F196A">
      <w:pPr>
        <w:pStyle w:val="ListParagraph"/>
        <w:numPr>
          <w:ilvl w:val="0"/>
          <w:numId w:val="6"/>
        </w:numPr>
        <w:rPr>
          <w:rFonts w:ascii="Times New Roman" w:hAnsi="Times New Roman"/>
          <w:lang w:val="en-GB"/>
        </w:rPr>
      </w:pPr>
      <w:r>
        <w:rPr>
          <w:rFonts w:ascii="Times New Roman" w:hAnsi="Times New Roman"/>
          <w:lang w:val="en-GB"/>
        </w:rPr>
        <w:t>We therefore expect faeces to decompose faster.</w:t>
      </w:r>
    </w:p>
    <w:p w14:paraId="47F3ED24" w14:textId="77777777" w:rsidR="004F196A" w:rsidRPr="00620B98" w:rsidRDefault="004F196A" w:rsidP="004F196A">
      <w:pPr>
        <w:pStyle w:val="ListParagraph"/>
        <w:numPr>
          <w:ilvl w:val="0"/>
          <w:numId w:val="6"/>
        </w:numPr>
        <w:rPr>
          <w:rFonts w:ascii="Times New Roman" w:hAnsi="Times New Roman"/>
          <w:lang w:val="en-GB"/>
        </w:rPr>
      </w:pPr>
      <w:r>
        <w:rPr>
          <w:rFonts w:ascii="Times New Roman" w:hAnsi="Times New Roman"/>
          <w:lang w:val="en-GB"/>
        </w:rPr>
        <w:t>Urchins may also enrich nitrogen (= reduced carbon–nitrogen ratio), proteins, lipids and calories, which together with almost complete absence of phenolic content leads us to expect that urchin faeces are more palatable to secondary consumers than kelp (this leads onto the next section).</w:t>
      </w:r>
    </w:p>
    <w:p w14:paraId="73DD6AA5" w14:textId="77777777" w:rsidR="004F196A" w:rsidRPr="00BD10F9" w:rsidRDefault="004F196A" w:rsidP="004F196A"/>
    <w:p w14:paraId="105143B7" w14:textId="01A3E948" w:rsidR="004F196A" w:rsidRDefault="004F196A" w:rsidP="004F196A">
      <w:pPr>
        <w:rPr>
          <w:b/>
          <w:bCs/>
        </w:rPr>
      </w:pPr>
      <w:r w:rsidRPr="001867C1">
        <w:rPr>
          <w:b/>
          <w:noProof/>
        </w:rPr>
        <w:lastRenderedPageBreak/>
        <w:drawing>
          <wp:inline distT="0" distB="0" distL="0" distR="0" wp14:anchorId="5AE29411" wp14:editId="73FE6635">
            <wp:extent cx="5676900" cy="4542790"/>
            <wp:effectExtent l="0" t="0" r="0" b="3810"/>
            <wp:docPr id="170298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6900" cy="4542790"/>
                    </a:xfrm>
                    <a:prstGeom prst="rect">
                      <a:avLst/>
                    </a:prstGeom>
                    <a:noFill/>
                    <a:ln>
                      <a:noFill/>
                    </a:ln>
                  </pic:spPr>
                </pic:pic>
              </a:graphicData>
            </a:graphic>
          </wp:inline>
        </w:drawing>
      </w:r>
    </w:p>
    <w:p w14:paraId="189F7C0E" w14:textId="77777777" w:rsidR="004F196A" w:rsidRDefault="004F196A" w:rsidP="004F196A">
      <w:r>
        <w:rPr>
          <w:b/>
          <w:bCs/>
        </w:rPr>
        <w:t>Figure 2</w:t>
      </w:r>
      <w:r>
        <w:t xml:space="preserve">. Biochemical transformation of </w:t>
      </w:r>
      <w:r w:rsidRPr="00CE7C58">
        <w:rPr>
          <w:i/>
          <w:iCs/>
        </w:rPr>
        <w:t>Laminaria hyperborea</w:t>
      </w:r>
      <w:r>
        <w:t xml:space="preserve"> by </w:t>
      </w:r>
      <w:r w:rsidRPr="00CE7C58">
        <w:rPr>
          <w:i/>
          <w:iCs/>
        </w:rPr>
        <w:t>Strongylocentrotus droebachiensis</w:t>
      </w:r>
      <w:r>
        <w:t xml:space="preserve">. </w:t>
      </w:r>
      <w:r w:rsidRPr="00D36E38">
        <w:rPr>
          <w:b/>
          <w:bCs/>
        </w:rPr>
        <w:t>a</w:t>
      </w:r>
      <w:r>
        <w:t xml:space="preserve">, Carbon and nitrogen content and their mass ratio. </w:t>
      </w:r>
      <w:r w:rsidRPr="00D36E38">
        <w:rPr>
          <w:b/>
          <w:bCs/>
        </w:rPr>
        <w:t>b</w:t>
      </w:r>
      <w:r>
        <w:t xml:space="preserve">, Phenolic content. </w:t>
      </w:r>
      <w:r w:rsidRPr="00D36E38">
        <w:rPr>
          <w:b/>
          <w:bCs/>
        </w:rPr>
        <w:t>c</w:t>
      </w:r>
      <w:r>
        <w:t xml:space="preserve">, Photosynthetic pigments and the degradation of chlorophyll </w:t>
      </w:r>
      <w:r w:rsidRPr="006C3010">
        <w:rPr>
          <w:i/>
          <w:iCs/>
        </w:rPr>
        <w:t>a</w:t>
      </w:r>
      <w:r>
        <w:t>.</w:t>
      </w:r>
    </w:p>
    <w:p w14:paraId="3966DDE2" w14:textId="77777777" w:rsidR="004F196A" w:rsidRDefault="004F196A" w:rsidP="004F196A"/>
    <w:p w14:paraId="3A5AF4CE" w14:textId="77777777" w:rsidR="004F196A" w:rsidRDefault="004F196A" w:rsidP="004F196A"/>
    <w:p w14:paraId="4E6E442C" w14:textId="12CFBAF9" w:rsidR="004F196A" w:rsidRDefault="004F196A" w:rsidP="004F196A">
      <w:r w:rsidRPr="001867C1">
        <w:rPr>
          <w:noProof/>
        </w:rPr>
        <w:drawing>
          <wp:inline distT="0" distB="0" distL="0" distR="0" wp14:anchorId="41573481" wp14:editId="744193CB">
            <wp:extent cx="5676900" cy="3408680"/>
            <wp:effectExtent l="0" t="0" r="0" b="0"/>
            <wp:docPr id="528142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6900" cy="3408680"/>
                    </a:xfrm>
                    <a:prstGeom prst="rect">
                      <a:avLst/>
                    </a:prstGeom>
                    <a:noFill/>
                    <a:ln>
                      <a:noFill/>
                    </a:ln>
                  </pic:spPr>
                </pic:pic>
              </a:graphicData>
            </a:graphic>
          </wp:inline>
        </w:drawing>
      </w:r>
    </w:p>
    <w:p w14:paraId="773A34CE" w14:textId="77777777" w:rsidR="004F196A" w:rsidRDefault="004F196A" w:rsidP="004F196A">
      <w:r w:rsidRPr="001503CA">
        <w:rPr>
          <w:b/>
          <w:bCs/>
        </w:rPr>
        <w:lastRenderedPageBreak/>
        <w:t>Figure 3</w:t>
      </w:r>
      <w:r>
        <w:t xml:space="preserve">. Biochemical transformation by sea urchins. </w:t>
      </w:r>
      <w:r w:rsidRPr="00DD51EA">
        <w:rPr>
          <w:b/>
          <w:bCs/>
        </w:rPr>
        <w:t>a</w:t>
      </w:r>
      <w:r>
        <w:t xml:space="preserve">, Carbon and nitrogen. </w:t>
      </w:r>
      <w:r w:rsidRPr="00DD51EA">
        <w:rPr>
          <w:b/>
          <w:bCs/>
        </w:rPr>
        <w:t>b</w:t>
      </w:r>
      <w:r>
        <w:t>, Calories. Lipids. Carbohydrates.</w:t>
      </w:r>
    </w:p>
    <w:p w14:paraId="0F08C776" w14:textId="77777777" w:rsidR="004F196A" w:rsidRDefault="004F196A" w:rsidP="004F196A">
      <w:pPr>
        <w:rPr>
          <w:b/>
          <w:bCs/>
        </w:rPr>
      </w:pPr>
    </w:p>
    <w:p w14:paraId="5ED8C0AC" w14:textId="77777777" w:rsidR="004F196A" w:rsidRDefault="004F196A" w:rsidP="004F196A">
      <w:r w:rsidRPr="00F71341">
        <w:rPr>
          <w:b/>
          <w:bCs/>
        </w:rPr>
        <w:t xml:space="preserve">Table </w:t>
      </w:r>
      <w:r>
        <w:rPr>
          <w:b/>
          <w:bCs/>
        </w:rPr>
        <w:t>2</w:t>
      </w:r>
      <w:r>
        <w:t>. Biochemical transformation estimates (cf. Figures 2 and 3). Ratios are given as median (ln mean ± standard deviation).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2432"/>
        <w:gridCol w:w="1422"/>
        <w:gridCol w:w="982"/>
        <w:gridCol w:w="588"/>
      </w:tblGrid>
      <w:tr w:rsidR="004F196A" w14:paraId="35751DB1" w14:textId="77777777" w:rsidTr="000171FD">
        <w:tc>
          <w:tcPr>
            <w:tcW w:w="1995" w:type="pct"/>
            <w:tcBorders>
              <w:top w:val="single" w:sz="4" w:space="0" w:color="auto"/>
              <w:bottom w:val="single" w:sz="4" w:space="0" w:color="auto"/>
            </w:tcBorders>
          </w:tcPr>
          <w:p w14:paraId="3C647946" w14:textId="77777777" w:rsidR="004F196A" w:rsidRPr="004D4E94" w:rsidRDefault="004F196A" w:rsidP="000171FD">
            <w:pPr>
              <w:rPr>
                <w:b/>
                <w:bCs/>
              </w:rPr>
            </w:pPr>
          </w:p>
        </w:tc>
        <w:tc>
          <w:tcPr>
            <w:tcW w:w="1347" w:type="pct"/>
            <w:tcBorders>
              <w:top w:val="single" w:sz="4" w:space="0" w:color="auto"/>
              <w:bottom w:val="single" w:sz="4" w:space="0" w:color="auto"/>
            </w:tcBorders>
          </w:tcPr>
          <w:p w14:paraId="758D56C1" w14:textId="77777777" w:rsidR="004F196A" w:rsidRPr="004D4E94" w:rsidRDefault="004F196A" w:rsidP="000171FD">
            <w:pPr>
              <w:rPr>
                <w:b/>
                <w:bCs/>
              </w:rPr>
            </w:pPr>
            <w:r>
              <w:rPr>
                <w:b/>
                <w:bCs/>
              </w:rPr>
              <w:t>Ratio (Faeces / Food)</w:t>
            </w:r>
          </w:p>
        </w:tc>
        <w:tc>
          <w:tcPr>
            <w:tcW w:w="788" w:type="pct"/>
            <w:tcBorders>
              <w:top w:val="single" w:sz="4" w:space="0" w:color="auto"/>
              <w:bottom w:val="single" w:sz="4" w:space="0" w:color="auto"/>
            </w:tcBorders>
          </w:tcPr>
          <w:p w14:paraId="4A4632A2" w14:textId="77777777" w:rsidR="004F196A" w:rsidRPr="003A6D5A" w:rsidRDefault="004F196A" w:rsidP="000171FD">
            <w:pPr>
              <w:rPr>
                <w:b/>
                <w:bCs/>
              </w:rPr>
            </w:pPr>
            <w:r w:rsidRPr="00B823ED">
              <w:rPr>
                <w:b/>
                <w:bCs/>
                <w:i/>
                <w:iCs/>
              </w:rPr>
              <w:t>P</w:t>
            </w:r>
            <w:r>
              <w:rPr>
                <w:b/>
                <w:bCs/>
              </w:rPr>
              <w:t>(ratio &lt; 1)</w:t>
            </w:r>
          </w:p>
        </w:tc>
        <w:tc>
          <w:tcPr>
            <w:tcW w:w="544" w:type="pct"/>
            <w:tcBorders>
              <w:top w:val="single" w:sz="4" w:space="0" w:color="auto"/>
              <w:bottom w:val="single" w:sz="4" w:space="0" w:color="auto"/>
            </w:tcBorders>
          </w:tcPr>
          <w:p w14:paraId="021148BF" w14:textId="77777777" w:rsidR="004F196A" w:rsidRPr="00B4313B" w:rsidRDefault="004F196A" w:rsidP="000171FD">
            <w:pPr>
              <w:rPr>
                <w:b/>
                <w:bCs/>
              </w:rPr>
            </w:pPr>
            <w:r>
              <w:rPr>
                <w:b/>
                <w:bCs/>
              </w:rPr>
              <w:t>Studies</w:t>
            </w:r>
          </w:p>
        </w:tc>
        <w:tc>
          <w:tcPr>
            <w:tcW w:w="326" w:type="pct"/>
            <w:tcBorders>
              <w:top w:val="single" w:sz="4" w:space="0" w:color="auto"/>
              <w:bottom w:val="single" w:sz="4" w:space="0" w:color="auto"/>
            </w:tcBorders>
          </w:tcPr>
          <w:p w14:paraId="6C207D55" w14:textId="77777777" w:rsidR="004F196A" w:rsidRPr="00B4313B" w:rsidRDefault="004F196A" w:rsidP="000171FD">
            <w:pPr>
              <w:rPr>
                <w:b/>
                <w:bCs/>
              </w:rPr>
            </w:pPr>
            <w:r w:rsidRPr="00B4313B">
              <w:rPr>
                <w:b/>
                <w:bCs/>
              </w:rPr>
              <w:t>n</w:t>
            </w:r>
          </w:p>
        </w:tc>
      </w:tr>
      <w:tr w:rsidR="004F196A" w14:paraId="11ABFB47" w14:textId="77777777" w:rsidTr="000171FD">
        <w:tc>
          <w:tcPr>
            <w:tcW w:w="1995" w:type="pct"/>
            <w:tcBorders>
              <w:top w:val="single" w:sz="4" w:space="0" w:color="auto"/>
            </w:tcBorders>
          </w:tcPr>
          <w:p w14:paraId="6900EAC9" w14:textId="77777777" w:rsidR="004F196A" w:rsidRDefault="004F196A" w:rsidP="000171FD">
            <w:r w:rsidRPr="00CD35C0">
              <w:rPr>
                <w:b/>
                <w:bCs/>
              </w:rPr>
              <w:t>This study</w:t>
            </w:r>
          </w:p>
        </w:tc>
        <w:tc>
          <w:tcPr>
            <w:tcW w:w="1347" w:type="pct"/>
            <w:tcBorders>
              <w:top w:val="single" w:sz="4" w:space="0" w:color="auto"/>
            </w:tcBorders>
          </w:tcPr>
          <w:p w14:paraId="633C18E7" w14:textId="77777777" w:rsidR="004F196A" w:rsidRDefault="004F196A" w:rsidP="000171FD"/>
        </w:tc>
        <w:tc>
          <w:tcPr>
            <w:tcW w:w="788" w:type="pct"/>
            <w:tcBorders>
              <w:top w:val="single" w:sz="4" w:space="0" w:color="auto"/>
            </w:tcBorders>
          </w:tcPr>
          <w:p w14:paraId="139447BD" w14:textId="77777777" w:rsidR="004F196A" w:rsidRDefault="004F196A" w:rsidP="000171FD"/>
        </w:tc>
        <w:tc>
          <w:tcPr>
            <w:tcW w:w="544" w:type="pct"/>
            <w:tcBorders>
              <w:top w:val="single" w:sz="4" w:space="0" w:color="auto"/>
            </w:tcBorders>
          </w:tcPr>
          <w:p w14:paraId="3A90CDC4" w14:textId="77777777" w:rsidR="004F196A" w:rsidRDefault="004F196A" w:rsidP="000171FD"/>
        </w:tc>
        <w:tc>
          <w:tcPr>
            <w:tcW w:w="326" w:type="pct"/>
            <w:tcBorders>
              <w:top w:val="single" w:sz="4" w:space="0" w:color="auto"/>
            </w:tcBorders>
          </w:tcPr>
          <w:p w14:paraId="6032A334" w14:textId="77777777" w:rsidR="004F196A" w:rsidRDefault="004F196A" w:rsidP="000171FD"/>
        </w:tc>
      </w:tr>
      <w:tr w:rsidR="004F196A" w14:paraId="1D6A6E9C" w14:textId="77777777" w:rsidTr="000171FD">
        <w:tc>
          <w:tcPr>
            <w:tcW w:w="1995" w:type="pct"/>
          </w:tcPr>
          <w:p w14:paraId="0DD3902A" w14:textId="77777777" w:rsidR="004F196A" w:rsidRPr="00CD35C0" w:rsidRDefault="004F196A" w:rsidP="000171FD">
            <w:pPr>
              <w:rPr>
                <w:b/>
                <w:bCs/>
              </w:rPr>
            </w:pPr>
            <w:r w:rsidRPr="00BD7F3A">
              <w:rPr>
                <w:i/>
                <w:iCs/>
                <w:lang w:bidi="he-IL"/>
              </w:rPr>
              <w:t>Strongylocentrotus droebachiensis</w:t>
            </w:r>
          </w:p>
        </w:tc>
        <w:tc>
          <w:tcPr>
            <w:tcW w:w="1347" w:type="pct"/>
          </w:tcPr>
          <w:p w14:paraId="084E45AC" w14:textId="77777777" w:rsidR="004F196A" w:rsidRDefault="004F196A" w:rsidP="000171FD"/>
        </w:tc>
        <w:tc>
          <w:tcPr>
            <w:tcW w:w="788" w:type="pct"/>
          </w:tcPr>
          <w:p w14:paraId="3DD3839E" w14:textId="77777777" w:rsidR="004F196A" w:rsidRDefault="004F196A" w:rsidP="000171FD"/>
        </w:tc>
        <w:tc>
          <w:tcPr>
            <w:tcW w:w="544" w:type="pct"/>
          </w:tcPr>
          <w:p w14:paraId="766D1DB6" w14:textId="77777777" w:rsidR="004F196A" w:rsidRDefault="004F196A" w:rsidP="000171FD"/>
        </w:tc>
        <w:tc>
          <w:tcPr>
            <w:tcW w:w="326" w:type="pct"/>
          </w:tcPr>
          <w:p w14:paraId="5319BCBD" w14:textId="77777777" w:rsidR="004F196A" w:rsidRDefault="004F196A" w:rsidP="000171FD"/>
        </w:tc>
      </w:tr>
      <w:tr w:rsidR="004F196A" w14:paraId="30EDB85C" w14:textId="77777777" w:rsidTr="000171FD">
        <w:tc>
          <w:tcPr>
            <w:tcW w:w="1995" w:type="pct"/>
          </w:tcPr>
          <w:p w14:paraId="1722293F" w14:textId="77777777" w:rsidR="004F196A" w:rsidRDefault="004F196A" w:rsidP="000171FD">
            <w:r>
              <w:t>Carbon</w:t>
            </w:r>
          </w:p>
        </w:tc>
        <w:tc>
          <w:tcPr>
            <w:tcW w:w="1347" w:type="pct"/>
          </w:tcPr>
          <w:p w14:paraId="14950FCF" w14:textId="77777777" w:rsidR="004F196A" w:rsidRPr="00B42C84" w:rsidRDefault="004F196A" w:rsidP="000171FD">
            <w:r w:rsidRPr="00B42C84">
              <w:t>0.61 (</w:t>
            </w:r>
            <w:r w:rsidRPr="002059E7">
              <w:t>−</w:t>
            </w:r>
            <w:r w:rsidRPr="00B42C84">
              <w:t>0.5 ± 0.38)</w:t>
            </w:r>
          </w:p>
        </w:tc>
        <w:tc>
          <w:tcPr>
            <w:tcW w:w="788" w:type="pct"/>
          </w:tcPr>
          <w:p w14:paraId="358C3B56" w14:textId="77777777" w:rsidR="004F196A" w:rsidRPr="00B42C84" w:rsidRDefault="004F196A" w:rsidP="000171FD">
            <w:r w:rsidRPr="00B42C84">
              <w:t>0.92</w:t>
            </w:r>
          </w:p>
        </w:tc>
        <w:tc>
          <w:tcPr>
            <w:tcW w:w="544" w:type="pct"/>
          </w:tcPr>
          <w:p w14:paraId="5FCD227D" w14:textId="77777777" w:rsidR="004F196A" w:rsidRPr="00B42C84" w:rsidRDefault="004F196A" w:rsidP="000171FD"/>
        </w:tc>
        <w:tc>
          <w:tcPr>
            <w:tcW w:w="326" w:type="pct"/>
          </w:tcPr>
          <w:p w14:paraId="5BB103DA" w14:textId="77777777" w:rsidR="004F196A" w:rsidRPr="00B42C84" w:rsidRDefault="004F196A" w:rsidP="000171FD">
            <w:r w:rsidRPr="00B42C84">
              <w:t>34</w:t>
            </w:r>
          </w:p>
        </w:tc>
      </w:tr>
      <w:tr w:rsidR="004F196A" w14:paraId="7B1F4F82" w14:textId="77777777" w:rsidTr="000171FD">
        <w:tc>
          <w:tcPr>
            <w:tcW w:w="1995" w:type="pct"/>
          </w:tcPr>
          <w:p w14:paraId="2AC6660F" w14:textId="77777777" w:rsidR="004F196A" w:rsidRDefault="004F196A" w:rsidP="000171FD">
            <w:r>
              <w:t>Nitrogen</w:t>
            </w:r>
          </w:p>
        </w:tc>
        <w:tc>
          <w:tcPr>
            <w:tcW w:w="1347" w:type="pct"/>
          </w:tcPr>
          <w:p w14:paraId="18460F9D" w14:textId="77777777" w:rsidR="004F196A" w:rsidRPr="00B42C84" w:rsidRDefault="004F196A" w:rsidP="000171FD">
            <w:r w:rsidRPr="00B42C84">
              <w:t>1 (0.052 ± 0.64)</w:t>
            </w:r>
          </w:p>
        </w:tc>
        <w:tc>
          <w:tcPr>
            <w:tcW w:w="788" w:type="pct"/>
          </w:tcPr>
          <w:p w14:paraId="52D1BC6C" w14:textId="77777777" w:rsidR="004F196A" w:rsidRPr="00B42C84" w:rsidRDefault="004F196A" w:rsidP="000171FD">
            <w:r w:rsidRPr="00B42C84">
              <w:t>0.47</w:t>
            </w:r>
          </w:p>
        </w:tc>
        <w:tc>
          <w:tcPr>
            <w:tcW w:w="544" w:type="pct"/>
          </w:tcPr>
          <w:p w14:paraId="53365286" w14:textId="77777777" w:rsidR="004F196A" w:rsidRPr="00B42C84" w:rsidRDefault="004F196A" w:rsidP="000171FD"/>
        </w:tc>
        <w:tc>
          <w:tcPr>
            <w:tcW w:w="326" w:type="pct"/>
          </w:tcPr>
          <w:p w14:paraId="6608CFF8" w14:textId="77777777" w:rsidR="004F196A" w:rsidRPr="00B42C84" w:rsidRDefault="004F196A" w:rsidP="000171FD">
            <w:r w:rsidRPr="00B42C84">
              <w:t>34</w:t>
            </w:r>
          </w:p>
        </w:tc>
      </w:tr>
      <w:tr w:rsidR="004F196A" w14:paraId="30D58258" w14:textId="77777777" w:rsidTr="000171FD">
        <w:tc>
          <w:tcPr>
            <w:tcW w:w="1995" w:type="pct"/>
          </w:tcPr>
          <w:p w14:paraId="7B3A1613" w14:textId="77777777" w:rsidR="004F196A" w:rsidRDefault="004F196A" w:rsidP="000171FD">
            <w:r>
              <w:t>Phenols</w:t>
            </w:r>
          </w:p>
        </w:tc>
        <w:tc>
          <w:tcPr>
            <w:tcW w:w="1347" w:type="pct"/>
          </w:tcPr>
          <w:p w14:paraId="7E6DCDA9" w14:textId="77777777" w:rsidR="004F196A" w:rsidRPr="00B42C84" w:rsidRDefault="004F196A" w:rsidP="000171FD">
            <w:r w:rsidRPr="00B42C84">
              <w:t>0.039 (</w:t>
            </w:r>
            <w:r w:rsidRPr="002059E7">
              <w:t>−</w:t>
            </w:r>
            <w:r w:rsidRPr="00B42C84">
              <w:t>3.2 ± 0.63)</w:t>
            </w:r>
          </w:p>
        </w:tc>
        <w:tc>
          <w:tcPr>
            <w:tcW w:w="788" w:type="pct"/>
          </w:tcPr>
          <w:p w14:paraId="5577C8D9" w14:textId="77777777" w:rsidR="004F196A" w:rsidRPr="00B42C84" w:rsidRDefault="004F196A" w:rsidP="000171FD">
            <w:r w:rsidRPr="00B42C84">
              <w:t>1</w:t>
            </w:r>
          </w:p>
        </w:tc>
        <w:tc>
          <w:tcPr>
            <w:tcW w:w="544" w:type="pct"/>
          </w:tcPr>
          <w:p w14:paraId="6F6121CB" w14:textId="77777777" w:rsidR="004F196A" w:rsidRPr="00B42C84" w:rsidRDefault="004F196A" w:rsidP="000171FD"/>
        </w:tc>
        <w:tc>
          <w:tcPr>
            <w:tcW w:w="326" w:type="pct"/>
          </w:tcPr>
          <w:p w14:paraId="7C5A5756" w14:textId="77777777" w:rsidR="004F196A" w:rsidRPr="00B42C84" w:rsidRDefault="004F196A" w:rsidP="000171FD">
            <w:r w:rsidRPr="00B42C84">
              <w:t>34</w:t>
            </w:r>
          </w:p>
        </w:tc>
      </w:tr>
      <w:tr w:rsidR="004F196A" w14:paraId="39404C64" w14:textId="77777777" w:rsidTr="000171FD">
        <w:tc>
          <w:tcPr>
            <w:tcW w:w="1995" w:type="pct"/>
            <w:tcBorders>
              <w:bottom w:val="single" w:sz="4" w:space="0" w:color="auto"/>
            </w:tcBorders>
          </w:tcPr>
          <w:p w14:paraId="09F62671" w14:textId="77777777" w:rsidR="004F196A" w:rsidRDefault="004F196A" w:rsidP="000171FD">
            <w:r>
              <w:t>Pigment</w:t>
            </w:r>
          </w:p>
        </w:tc>
        <w:tc>
          <w:tcPr>
            <w:tcW w:w="1347" w:type="pct"/>
            <w:tcBorders>
              <w:bottom w:val="single" w:sz="4" w:space="0" w:color="auto"/>
            </w:tcBorders>
          </w:tcPr>
          <w:p w14:paraId="432D6091" w14:textId="77777777" w:rsidR="004F196A" w:rsidRPr="00B42C84" w:rsidRDefault="004F196A" w:rsidP="000171FD">
            <w:r w:rsidRPr="00B42C84">
              <w:t>0.79 (</w:t>
            </w:r>
            <w:r w:rsidRPr="002059E7">
              <w:t>−</w:t>
            </w:r>
            <w:r w:rsidRPr="00B42C84">
              <w:t>0.26 ± 0.84)</w:t>
            </w:r>
          </w:p>
        </w:tc>
        <w:tc>
          <w:tcPr>
            <w:tcW w:w="788" w:type="pct"/>
            <w:tcBorders>
              <w:bottom w:val="single" w:sz="4" w:space="0" w:color="auto"/>
            </w:tcBorders>
          </w:tcPr>
          <w:p w14:paraId="3EDE7843" w14:textId="77777777" w:rsidR="004F196A" w:rsidRPr="00B42C84" w:rsidRDefault="004F196A" w:rsidP="000171FD">
            <w:r w:rsidRPr="00B42C84">
              <w:t>0.63</w:t>
            </w:r>
          </w:p>
        </w:tc>
        <w:tc>
          <w:tcPr>
            <w:tcW w:w="544" w:type="pct"/>
            <w:tcBorders>
              <w:bottom w:val="single" w:sz="4" w:space="0" w:color="auto"/>
            </w:tcBorders>
          </w:tcPr>
          <w:p w14:paraId="77B87728" w14:textId="77777777" w:rsidR="004F196A" w:rsidRPr="00B42C84" w:rsidRDefault="004F196A" w:rsidP="000171FD"/>
        </w:tc>
        <w:tc>
          <w:tcPr>
            <w:tcW w:w="326" w:type="pct"/>
            <w:tcBorders>
              <w:bottom w:val="single" w:sz="4" w:space="0" w:color="auto"/>
            </w:tcBorders>
          </w:tcPr>
          <w:p w14:paraId="7AC02B0B" w14:textId="77777777" w:rsidR="004F196A" w:rsidRPr="00B42C84" w:rsidRDefault="004F196A" w:rsidP="000171FD">
            <w:r w:rsidRPr="00B42C84">
              <w:t>34</w:t>
            </w:r>
          </w:p>
        </w:tc>
      </w:tr>
      <w:tr w:rsidR="004F196A" w14:paraId="03008BF7" w14:textId="77777777" w:rsidTr="000171FD">
        <w:tc>
          <w:tcPr>
            <w:tcW w:w="1995" w:type="pct"/>
            <w:tcBorders>
              <w:top w:val="single" w:sz="4" w:space="0" w:color="auto"/>
            </w:tcBorders>
          </w:tcPr>
          <w:p w14:paraId="72BF7ADB" w14:textId="77777777" w:rsidR="004F196A" w:rsidRDefault="004F196A" w:rsidP="000171FD">
            <w:r w:rsidRPr="00CD35C0">
              <w:rPr>
                <w:b/>
                <w:bCs/>
              </w:rPr>
              <w:t>Meta-analysis</w:t>
            </w:r>
          </w:p>
        </w:tc>
        <w:tc>
          <w:tcPr>
            <w:tcW w:w="1347" w:type="pct"/>
            <w:tcBorders>
              <w:top w:val="single" w:sz="4" w:space="0" w:color="auto"/>
            </w:tcBorders>
          </w:tcPr>
          <w:p w14:paraId="36D91E4B" w14:textId="77777777" w:rsidR="004F196A" w:rsidRPr="00B42C84" w:rsidRDefault="004F196A" w:rsidP="000171FD"/>
        </w:tc>
        <w:tc>
          <w:tcPr>
            <w:tcW w:w="788" w:type="pct"/>
            <w:tcBorders>
              <w:top w:val="single" w:sz="4" w:space="0" w:color="auto"/>
            </w:tcBorders>
          </w:tcPr>
          <w:p w14:paraId="426BEAF4" w14:textId="77777777" w:rsidR="004F196A" w:rsidRPr="00B42C84" w:rsidRDefault="004F196A" w:rsidP="000171FD"/>
        </w:tc>
        <w:tc>
          <w:tcPr>
            <w:tcW w:w="544" w:type="pct"/>
            <w:tcBorders>
              <w:top w:val="single" w:sz="4" w:space="0" w:color="auto"/>
            </w:tcBorders>
          </w:tcPr>
          <w:p w14:paraId="412165F6" w14:textId="77777777" w:rsidR="004F196A" w:rsidRPr="00B42C84" w:rsidRDefault="004F196A" w:rsidP="000171FD"/>
        </w:tc>
        <w:tc>
          <w:tcPr>
            <w:tcW w:w="326" w:type="pct"/>
            <w:tcBorders>
              <w:top w:val="single" w:sz="4" w:space="0" w:color="auto"/>
            </w:tcBorders>
          </w:tcPr>
          <w:p w14:paraId="3951679C" w14:textId="77777777" w:rsidR="004F196A" w:rsidRPr="00B42C84" w:rsidRDefault="004F196A" w:rsidP="000171FD"/>
        </w:tc>
      </w:tr>
      <w:tr w:rsidR="004F196A" w14:paraId="604CDB9E" w14:textId="77777777" w:rsidTr="000171FD">
        <w:tc>
          <w:tcPr>
            <w:tcW w:w="1995" w:type="pct"/>
          </w:tcPr>
          <w:p w14:paraId="4706305D" w14:textId="77777777" w:rsidR="004F196A" w:rsidRDefault="004F196A" w:rsidP="000171FD">
            <w:r w:rsidRPr="00BD7F3A">
              <w:rPr>
                <w:i/>
                <w:iCs/>
                <w:lang w:bidi="he-IL"/>
              </w:rPr>
              <w:t>Strongylocentrotus droebachiensis</w:t>
            </w:r>
          </w:p>
        </w:tc>
        <w:tc>
          <w:tcPr>
            <w:tcW w:w="1347" w:type="pct"/>
          </w:tcPr>
          <w:p w14:paraId="537A2B04" w14:textId="77777777" w:rsidR="004F196A" w:rsidRPr="00B42C84" w:rsidRDefault="004F196A" w:rsidP="000171FD"/>
        </w:tc>
        <w:tc>
          <w:tcPr>
            <w:tcW w:w="788" w:type="pct"/>
          </w:tcPr>
          <w:p w14:paraId="10D11106" w14:textId="77777777" w:rsidR="004F196A" w:rsidRPr="00B42C84" w:rsidRDefault="004F196A" w:rsidP="000171FD"/>
        </w:tc>
        <w:tc>
          <w:tcPr>
            <w:tcW w:w="544" w:type="pct"/>
          </w:tcPr>
          <w:p w14:paraId="3F86BB1E" w14:textId="77777777" w:rsidR="004F196A" w:rsidRPr="00B42C84" w:rsidRDefault="004F196A" w:rsidP="000171FD"/>
        </w:tc>
        <w:tc>
          <w:tcPr>
            <w:tcW w:w="326" w:type="pct"/>
          </w:tcPr>
          <w:p w14:paraId="2EC5409F" w14:textId="77777777" w:rsidR="004F196A" w:rsidRPr="00B42C84" w:rsidRDefault="004F196A" w:rsidP="000171FD"/>
        </w:tc>
      </w:tr>
      <w:tr w:rsidR="004F196A" w14:paraId="5D3D877E" w14:textId="77777777" w:rsidTr="000171FD">
        <w:tc>
          <w:tcPr>
            <w:tcW w:w="1995" w:type="pct"/>
          </w:tcPr>
          <w:p w14:paraId="7F921DA7" w14:textId="77777777" w:rsidR="004F196A" w:rsidRPr="00BD7F3A" w:rsidRDefault="004F196A" w:rsidP="000171FD">
            <w:pPr>
              <w:rPr>
                <w:i/>
                <w:iCs/>
                <w:lang w:bidi="he-IL"/>
              </w:rPr>
            </w:pPr>
            <w:r>
              <w:t>Carbon</w:t>
            </w:r>
          </w:p>
        </w:tc>
        <w:tc>
          <w:tcPr>
            <w:tcW w:w="1347" w:type="pct"/>
          </w:tcPr>
          <w:p w14:paraId="23888708" w14:textId="77777777" w:rsidR="004F196A" w:rsidRPr="00B42C84" w:rsidRDefault="004F196A" w:rsidP="000171FD">
            <w:r w:rsidRPr="00B42C84">
              <w:t>0.64 (</w:t>
            </w:r>
            <w:r w:rsidRPr="002059E7">
              <w:t>−</w:t>
            </w:r>
            <w:r w:rsidRPr="00B42C84">
              <w:t>0.46 ± 0.51)</w:t>
            </w:r>
          </w:p>
        </w:tc>
        <w:tc>
          <w:tcPr>
            <w:tcW w:w="788" w:type="pct"/>
          </w:tcPr>
          <w:p w14:paraId="47B0FF05" w14:textId="77777777" w:rsidR="004F196A" w:rsidRPr="00B42C84" w:rsidRDefault="004F196A" w:rsidP="000171FD">
            <w:r w:rsidRPr="00B42C84">
              <w:t>0.84</w:t>
            </w:r>
          </w:p>
        </w:tc>
        <w:tc>
          <w:tcPr>
            <w:tcW w:w="544" w:type="pct"/>
          </w:tcPr>
          <w:p w14:paraId="6C3436BC" w14:textId="77777777" w:rsidR="004F196A" w:rsidRPr="00B42C84" w:rsidRDefault="004F196A" w:rsidP="000171FD">
            <w:r w:rsidRPr="00B42C84">
              <w:t>3</w:t>
            </w:r>
          </w:p>
        </w:tc>
        <w:tc>
          <w:tcPr>
            <w:tcW w:w="326" w:type="pct"/>
          </w:tcPr>
          <w:p w14:paraId="2A24B4EC" w14:textId="77777777" w:rsidR="004F196A" w:rsidRPr="00B42C84" w:rsidRDefault="004F196A" w:rsidP="000171FD">
            <w:r w:rsidRPr="00B42C84">
              <w:t>79</w:t>
            </w:r>
          </w:p>
        </w:tc>
      </w:tr>
      <w:tr w:rsidR="004F196A" w14:paraId="72E76013" w14:textId="77777777" w:rsidTr="000171FD">
        <w:tc>
          <w:tcPr>
            <w:tcW w:w="1995" w:type="pct"/>
          </w:tcPr>
          <w:p w14:paraId="1C83CABC" w14:textId="77777777" w:rsidR="004F196A" w:rsidRPr="00BD7F3A" w:rsidRDefault="004F196A" w:rsidP="000171FD">
            <w:pPr>
              <w:rPr>
                <w:i/>
                <w:iCs/>
                <w:lang w:bidi="he-IL"/>
              </w:rPr>
            </w:pPr>
            <w:r>
              <w:t>Nitrogen</w:t>
            </w:r>
          </w:p>
        </w:tc>
        <w:tc>
          <w:tcPr>
            <w:tcW w:w="1347" w:type="pct"/>
          </w:tcPr>
          <w:p w14:paraId="07055F99" w14:textId="77777777" w:rsidR="004F196A" w:rsidRPr="00B42C84" w:rsidRDefault="004F196A" w:rsidP="000171FD">
            <w:r w:rsidRPr="00B42C84">
              <w:t>0.74 (</w:t>
            </w:r>
            <w:r w:rsidRPr="002059E7">
              <w:t>−</w:t>
            </w:r>
            <w:r w:rsidRPr="00B42C84">
              <w:t>0.36 ± 0.87)</w:t>
            </w:r>
          </w:p>
        </w:tc>
        <w:tc>
          <w:tcPr>
            <w:tcW w:w="788" w:type="pct"/>
          </w:tcPr>
          <w:p w14:paraId="74312721" w14:textId="77777777" w:rsidR="004F196A" w:rsidRPr="00B42C84" w:rsidRDefault="004F196A" w:rsidP="000171FD">
            <w:r w:rsidRPr="00B42C84">
              <w:t>0.66</w:t>
            </w:r>
          </w:p>
        </w:tc>
        <w:tc>
          <w:tcPr>
            <w:tcW w:w="544" w:type="pct"/>
          </w:tcPr>
          <w:p w14:paraId="1CB6FFD2" w14:textId="77777777" w:rsidR="004F196A" w:rsidRPr="00B42C84" w:rsidRDefault="004F196A" w:rsidP="000171FD">
            <w:r w:rsidRPr="00B42C84">
              <w:t>3</w:t>
            </w:r>
          </w:p>
        </w:tc>
        <w:tc>
          <w:tcPr>
            <w:tcW w:w="326" w:type="pct"/>
          </w:tcPr>
          <w:p w14:paraId="3380E53F" w14:textId="77777777" w:rsidR="004F196A" w:rsidRPr="00B42C84" w:rsidRDefault="004F196A" w:rsidP="000171FD">
            <w:r w:rsidRPr="00B42C84">
              <w:t>79</w:t>
            </w:r>
          </w:p>
        </w:tc>
      </w:tr>
      <w:tr w:rsidR="004F196A" w14:paraId="164F1BC9" w14:textId="77777777" w:rsidTr="000171FD">
        <w:tc>
          <w:tcPr>
            <w:tcW w:w="1995" w:type="pct"/>
          </w:tcPr>
          <w:p w14:paraId="315DAFF7" w14:textId="77777777" w:rsidR="004F196A" w:rsidRPr="00BD7F3A" w:rsidRDefault="004F196A" w:rsidP="000171FD">
            <w:pPr>
              <w:rPr>
                <w:i/>
                <w:iCs/>
                <w:lang w:bidi="he-IL"/>
              </w:rPr>
            </w:pPr>
            <w:r>
              <w:t>Carbohydrates</w:t>
            </w:r>
          </w:p>
        </w:tc>
        <w:tc>
          <w:tcPr>
            <w:tcW w:w="1347" w:type="pct"/>
          </w:tcPr>
          <w:p w14:paraId="72346255" w14:textId="77777777" w:rsidR="004F196A" w:rsidRPr="00B42C84" w:rsidRDefault="004F196A" w:rsidP="000171FD">
            <w:r w:rsidRPr="00B42C84">
              <w:t>0.56 (</w:t>
            </w:r>
            <w:r w:rsidRPr="002059E7">
              <w:t>−</w:t>
            </w:r>
            <w:r w:rsidRPr="00B42C84">
              <w:t>0.6 ± 0.68)</w:t>
            </w:r>
          </w:p>
        </w:tc>
        <w:tc>
          <w:tcPr>
            <w:tcW w:w="788" w:type="pct"/>
          </w:tcPr>
          <w:p w14:paraId="5EAD3B48" w14:textId="77777777" w:rsidR="004F196A" w:rsidRPr="00B42C84" w:rsidRDefault="004F196A" w:rsidP="000171FD">
            <w:r w:rsidRPr="00B42C84">
              <w:t>0.82</w:t>
            </w:r>
          </w:p>
        </w:tc>
        <w:tc>
          <w:tcPr>
            <w:tcW w:w="544" w:type="pct"/>
          </w:tcPr>
          <w:p w14:paraId="36C82248" w14:textId="77777777" w:rsidR="004F196A" w:rsidRPr="00B42C84" w:rsidRDefault="004F196A" w:rsidP="000171FD">
            <w:r w:rsidRPr="00B42C84">
              <w:t>2</w:t>
            </w:r>
          </w:p>
        </w:tc>
        <w:tc>
          <w:tcPr>
            <w:tcW w:w="326" w:type="pct"/>
          </w:tcPr>
          <w:p w14:paraId="36D7F7ED" w14:textId="77777777" w:rsidR="004F196A" w:rsidRPr="00B42C84" w:rsidRDefault="004F196A" w:rsidP="000171FD">
            <w:r w:rsidRPr="00B42C84">
              <w:t>87</w:t>
            </w:r>
          </w:p>
        </w:tc>
      </w:tr>
      <w:tr w:rsidR="004F196A" w14:paraId="1AE04DC2" w14:textId="77777777" w:rsidTr="000171FD">
        <w:tc>
          <w:tcPr>
            <w:tcW w:w="1995" w:type="pct"/>
          </w:tcPr>
          <w:p w14:paraId="73E9BBF1" w14:textId="77777777" w:rsidR="004F196A" w:rsidRPr="00BD7F3A" w:rsidRDefault="004F196A" w:rsidP="000171FD">
            <w:pPr>
              <w:rPr>
                <w:i/>
                <w:iCs/>
                <w:lang w:bidi="he-IL"/>
              </w:rPr>
            </w:pPr>
            <w:r>
              <w:t>Proteins</w:t>
            </w:r>
          </w:p>
        </w:tc>
        <w:tc>
          <w:tcPr>
            <w:tcW w:w="1347" w:type="pct"/>
          </w:tcPr>
          <w:p w14:paraId="68DC0928" w14:textId="77777777" w:rsidR="004F196A" w:rsidRPr="00B42C84" w:rsidRDefault="004F196A" w:rsidP="000171FD">
            <w:r w:rsidRPr="00B42C84">
              <w:t>0.77 (</w:t>
            </w:r>
            <w:r w:rsidRPr="002059E7">
              <w:t>−</w:t>
            </w:r>
            <w:r w:rsidRPr="00B42C84">
              <w:t>0.37 ± 1.2)</w:t>
            </w:r>
          </w:p>
        </w:tc>
        <w:tc>
          <w:tcPr>
            <w:tcW w:w="788" w:type="pct"/>
          </w:tcPr>
          <w:p w14:paraId="5C582011" w14:textId="77777777" w:rsidR="004F196A" w:rsidRPr="00B42C84" w:rsidRDefault="004F196A" w:rsidP="000171FD">
            <w:r w:rsidRPr="00B42C84">
              <w:t>0.61</w:t>
            </w:r>
          </w:p>
        </w:tc>
        <w:tc>
          <w:tcPr>
            <w:tcW w:w="544" w:type="pct"/>
          </w:tcPr>
          <w:p w14:paraId="3BD31287" w14:textId="77777777" w:rsidR="004F196A" w:rsidRPr="00B42C84" w:rsidRDefault="004F196A" w:rsidP="000171FD">
            <w:r w:rsidRPr="00B42C84">
              <w:t>2</w:t>
            </w:r>
          </w:p>
        </w:tc>
        <w:tc>
          <w:tcPr>
            <w:tcW w:w="326" w:type="pct"/>
          </w:tcPr>
          <w:p w14:paraId="2B7AA387" w14:textId="77777777" w:rsidR="004F196A" w:rsidRPr="00B42C84" w:rsidRDefault="004F196A" w:rsidP="000171FD">
            <w:r w:rsidRPr="00B42C84">
              <w:t>85</w:t>
            </w:r>
          </w:p>
        </w:tc>
      </w:tr>
      <w:tr w:rsidR="004F196A" w14:paraId="12D2D52E" w14:textId="77777777" w:rsidTr="000171FD">
        <w:tc>
          <w:tcPr>
            <w:tcW w:w="1995" w:type="pct"/>
          </w:tcPr>
          <w:p w14:paraId="2A13CB8B" w14:textId="77777777" w:rsidR="004F196A" w:rsidRPr="00BD7F3A" w:rsidRDefault="004F196A" w:rsidP="000171FD">
            <w:pPr>
              <w:rPr>
                <w:i/>
                <w:iCs/>
                <w:lang w:bidi="he-IL"/>
              </w:rPr>
            </w:pPr>
            <w:r>
              <w:t>Lipids</w:t>
            </w:r>
          </w:p>
        </w:tc>
        <w:tc>
          <w:tcPr>
            <w:tcW w:w="1347" w:type="pct"/>
          </w:tcPr>
          <w:p w14:paraId="54745296" w14:textId="77777777" w:rsidR="004F196A" w:rsidRPr="00B42C84" w:rsidRDefault="004F196A" w:rsidP="000171FD">
            <w:r w:rsidRPr="00B42C84">
              <w:t>0.73 (</w:t>
            </w:r>
            <w:r w:rsidRPr="002059E7">
              <w:t>−</w:t>
            </w:r>
            <w:r w:rsidRPr="00B42C84">
              <w:t>0.41 ± 1.1)</w:t>
            </w:r>
          </w:p>
        </w:tc>
        <w:tc>
          <w:tcPr>
            <w:tcW w:w="788" w:type="pct"/>
          </w:tcPr>
          <w:p w14:paraId="0D911C16" w14:textId="77777777" w:rsidR="004F196A" w:rsidRPr="00B42C84" w:rsidRDefault="004F196A" w:rsidP="000171FD">
            <w:r w:rsidRPr="00B42C84">
              <w:t>0.64</w:t>
            </w:r>
          </w:p>
        </w:tc>
        <w:tc>
          <w:tcPr>
            <w:tcW w:w="544" w:type="pct"/>
          </w:tcPr>
          <w:p w14:paraId="12EF386F" w14:textId="77777777" w:rsidR="004F196A" w:rsidRPr="00B42C84" w:rsidRDefault="004F196A" w:rsidP="000171FD">
            <w:r w:rsidRPr="00B42C84">
              <w:t>2</w:t>
            </w:r>
          </w:p>
        </w:tc>
        <w:tc>
          <w:tcPr>
            <w:tcW w:w="326" w:type="pct"/>
          </w:tcPr>
          <w:p w14:paraId="7E54B5E4" w14:textId="77777777" w:rsidR="004F196A" w:rsidRPr="00B42C84" w:rsidRDefault="004F196A" w:rsidP="000171FD">
            <w:r w:rsidRPr="00B42C84">
              <w:t>83</w:t>
            </w:r>
          </w:p>
        </w:tc>
      </w:tr>
      <w:tr w:rsidR="004F196A" w14:paraId="3EA1A5EB" w14:textId="77777777" w:rsidTr="000171FD">
        <w:tc>
          <w:tcPr>
            <w:tcW w:w="1995" w:type="pct"/>
          </w:tcPr>
          <w:p w14:paraId="3D490806" w14:textId="77777777" w:rsidR="004F196A" w:rsidRPr="00BD7F3A" w:rsidRDefault="004F196A" w:rsidP="000171FD">
            <w:pPr>
              <w:rPr>
                <w:i/>
                <w:iCs/>
                <w:lang w:bidi="he-IL"/>
              </w:rPr>
            </w:pPr>
            <w:r>
              <w:t>Calories</w:t>
            </w:r>
          </w:p>
        </w:tc>
        <w:tc>
          <w:tcPr>
            <w:tcW w:w="1347" w:type="pct"/>
          </w:tcPr>
          <w:p w14:paraId="35C59E81" w14:textId="77777777" w:rsidR="004F196A" w:rsidRPr="00B42C84" w:rsidRDefault="004F196A" w:rsidP="000171FD">
            <w:r w:rsidRPr="00B42C84">
              <w:t>1 (</w:t>
            </w:r>
            <w:r w:rsidRPr="002059E7">
              <w:t>−</w:t>
            </w:r>
            <w:r w:rsidRPr="00B42C84">
              <w:t>0.043 ± 0.87)</w:t>
            </w:r>
          </w:p>
        </w:tc>
        <w:tc>
          <w:tcPr>
            <w:tcW w:w="788" w:type="pct"/>
          </w:tcPr>
          <w:p w14:paraId="795E89E9" w14:textId="77777777" w:rsidR="004F196A" w:rsidRPr="00B42C84" w:rsidRDefault="004F196A" w:rsidP="000171FD">
            <w:r w:rsidRPr="00B42C84">
              <w:t>0.50</w:t>
            </w:r>
          </w:p>
        </w:tc>
        <w:tc>
          <w:tcPr>
            <w:tcW w:w="544" w:type="pct"/>
          </w:tcPr>
          <w:p w14:paraId="3ADDA1B0" w14:textId="77777777" w:rsidR="004F196A" w:rsidRPr="00B42C84" w:rsidRDefault="004F196A" w:rsidP="000171FD">
            <w:r w:rsidRPr="00B42C84">
              <w:t>2</w:t>
            </w:r>
          </w:p>
        </w:tc>
        <w:tc>
          <w:tcPr>
            <w:tcW w:w="326" w:type="pct"/>
          </w:tcPr>
          <w:p w14:paraId="6390A1F2" w14:textId="77777777" w:rsidR="004F196A" w:rsidRPr="00B42C84" w:rsidRDefault="004F196A" w:rsidP="000171FD">
            <w:r w:rsidRPr="00B42C84">
              <w:t>43</w:t>
            </w:r>
          </w:p>
        </w:tc>
      </w:tr>
      <w:tr w:rsidR="004F196A" w14:paraId="6CB0CC2E" w14:textId="77777777" w:rsidTr="000171FD">
        <w:tc>
          <w:tcPr>
            <w:tcW w:w="1995" w:type="pct"/>
          </w:tcPr>
          <w:p w14:paraId="5A66FC84" w14:textId="77777777" w:rsidR="004F196A" w:rsidRPr="00BD7F3A" w:rsidRDefault="004F196A" w:rsidP="000171FD">
            <w:pPr>
              <w:rPr>
                <w:i/>
                <w:iCs/>
                <w:lang w:bidi="he-IL"/>
              </w:rPr>
            </w:pPr>
            <w:r w:rsidRPr="00E33B19">
              <w:rPr>
                <w:i/>
                <w:iCs/>
                <w:lang w:bidi="he-IL"/>
              </w:rPr>
              <w:t>Strongylocentrotus purpuratus</w:t>
            </w:r>
          </w:p>
        </w:tc>
        <w:tc>
          <w:tcPr>
            <w:tcW w:w="1347" w:type="pct"/>
          </w:tcPr>
          <w:p w14:paraId="3BF22D1E" w14:textId="77777777" w:rsidR="004F196A" w:rsidRPr="00B42C84" w:rsidRDefault="004F196A" w:rsidP="000171FD"/>
        </w:tc>
        <w:tc>
          <w:tcPr>
            <w:tcW w:w="788" w:type="pct"/>
          </w:tcPr>
          <w:p w14:paraId="54B9B795" w14:textId="77777777" w:rsidR="004F196A" w:rsidRPr="00B42C84" w:rsidRDefault="004F196A" w:rsidP="000171FD"/>
        </w:tc>
        <w:tc>
          <w:tcPr>
            <w:tcW w:w="544" w:type="pct"/>
          </w:tcPr>
          <w:p w14:paraId="73C4A73E" w14:textId="77777777" w:rsidR="004F196A" w:rsidRPr="00B42C84" w:rsidRDefault="004F196A" w:rsidP="000171FD"/>
        </w:tc>
        <w:tc>
          <w:tcPr>
            <w:tcW w:w="326" w:type="pct"/>
          </w:tcPr>
          <w:p w14:paraId="5A50E6BD" w14:textId="77777777" w:rsidR="004F196A" w:rsidRPr="00B42C84" w:rsidRDefault="004F196A" w:rsidP="000171FD"/>
        </w:tc>
      </w:tr>
      <w:tr w:rsidR="004F196A" w14:paraId="3C3E6333" w14:textId="77777777" w:rsidTr="000171FD">
        <w:tc>
          <w:tcPr>
            <w:tcW w:w="1995" w:type="pct"/>
          </w:tcPr>
          <w:p w14:paraId="5595F3A6" w14:textId="77777777" w:rsidR="004F196A" w:rsidRPr="00E33B19" w:rsidRDefault="004F196A" w:rsidP="000171FD">
            <w:pPr>
              <w:rPr>
                <w:i/>
                <w:iCs/>
                <w:lang w:bidi="he-IL"/>
              </w:rPr>
            </w:pPr>
            <w:r>
              <w:t>Carbohydrates</w:t>
            </w:r>
          </w:p>
        </w:tc>
        <w:tc>
          <w:tcPr>
            <w:tcW w:w="1347" w:type="pct"/>
          </w:tcPr>
          <w:p w14:paraId="74B11991" w14:textId="77777777" w:rsidR="004F196A" w:rsidRPr="00B42C84" w:rsidRDefault="004F196A" w:rsidP="000171FD">
            <w:r w:rsidRPr="00B42C84">
              <w:t>0.57 (</w:t>
            </w:r>
            <w:r w:rsidRPr="002059E7">
              <w:t>−</w:t>
            </w:r>
            <w:r w:rsidRPr="00B42C84">
              <w:t>0.59 ± 0.69)</w:t>
            </w:r>
          </w:p>
        </w:tc>
        <w:tc>
          <w:tcPr>
            <w:tcW w:w="788" w:type="pct"/>
          </w:tcPr>
          <w:p w14:paraId="492ECFF4" w14:textId="77777777" w:rsidR="004F196A" w:rsidRPr="00B42C84" w:rsidRDefault="004F196A" w:rsidP="000171FD">
            <w:r w:rsidRPr="00B42C84">
              <w:t>0.82</w:t>
            </w:r>
          </w:p>
        </w:tc>
        <w:tc>
          <w:tcPr>
            <w:tcW w:w="544" w:type="pct"/>
          </w:tcPr>
          <w:p w14:paraId="23EC9C48" w14:textId="77777777" w:rsidR="004F196A" w:rsidRPr="00B42C84" w:rsidRDefault="004F196A" w:rsidP="000171FD">
            <w:r w:rsidRPr="00B42C84">
              <w:t>1</w:t>
            </w:r>
          </w:p>
        </w:tc>
        <w:tc>
          <w:tcPr>
            <w:tcW w:w="326" w:type="pct"/>
          </w:tcPr>
          <w:p w14:paraId="47344B6D" w14:textId="77777777" w:rsidR="004F196A" w:rsidRPr="00B42C84" w:rsidRDefault="004F196A" w:rsidP="000171FD">
            <w:r w:rsidRPr="00B42C84">
              <w:t>4</w:t>
            </w:r>
          </w:p>
        </w:tc>
      </w:tr>
      <w:tr w:rsidR="004F196A" w14:paraId="49AE3A04" w14:textId="77777777" w:rsidTr="000171FD">
        <w:tc>
          <w:tcPr>
            <w:tcW w:w="1995" w:type="pct"/>
          </w:tcPr>
          <w:p w14:paraId="407063C2" w14:textId="77777777" w:rsidR="004F196A" w:rsidRPr="00E33B19" w:rsidRDefault="004F196A" w:rsidP="000171FD">
            <w:pPr>
              <w:rPr>
                <w:i/>
                <w:iCs/>
                <w:lang w:bidi="he-IL"/>
              </w:rPr>
            </w:pPr>
            <w:r>
              <w:t>Proteins</w:t>
            </w:r>
          </w:p>
        </w:tc>
        <w:tc>
          <w:tcPr>
            <w:tcW w:w="1347" w:type="pct"/>
          </w:tcPr>
          <w:p w14:paraId="32AFE737" w14:textId="77777777" w:rsidR="004F196A" w:rsidRPr="00B42C84" w:rsidRDefault="004F196A" w:rsidP="000171FD">
            <w:r w:rsidRPr="00B42C84">
              <w:t>0.76 (</w:t>
            </w:r>
            <w:r w:rsidRPr="002059E7">
              <w:t>−</w:t>
            </w:r>
            <w:r w:rsidRPr="00B42C84">
              <w:t>0.38 ± 1.2)</w:t>
            </w:r>
          </w:p>
        </w:tc>
        <w:tc>
          <w:tcPr>
            <w:tcW w:w="788" w:type="pct"/>
          </w:tcPr>
          <w:p w14:paraId="2145E560" w14:textId="77777777" w:rsidR="004F196A" w:rsidRPr="00B42C84" w:rsidRDefault="004F196A" w:rsidP="000171FD">
            <w:r w:rsidRPr="00B42C84">
              <w:t>0.61</w:t>
            </w:r>
          </w:p>
        </w:tc>
        <w:tc>
          <w:tcPr>
            <w:tcW w:w="544" w:type="pct"/>
          </w:tcPr>
          <w:p w14:paraId="117D56CA" w14:textId="77777777" w:rsidR="004F196A" w:rsidRPr="00B42C84" w:rsidRDefault="004F196A" w:rsidP="000171FD">
            <w:r w:rsidRPr="00B42C84">
              <w:t>1</w:t>
            </w:r>
          </w:p>
        </w:tc>
        <w:tc>
          <w:tcPr>
            <w:tcW w:w="326" w:type="pct"/>
          </w:tcPr>
          <w:p w14:paraId="10773EBB" w14:textId="77777777" w:rsidR="004F196A" w:rsidRPr="00B42C84" w:rsidRDefault="004F196A" w:rsidP="000171FD">
            <w:r w:rsidRPr="00B42C84">
              <w:t>4</w:t>
            </w:r>
          </w:p>
        </w:tc>
      </w:tr>
      <w:tr w:rsidR="004F196A" w14:paraId="71137E60" w14:textId="77777777" w:rsidTr="000171FD">
        <w:tc>
          <w:tcPr>
            <w:tcW w:w="1995" w:type="pct"/>
          </w:tcPr>
          <w:p w14:paraId="3BF47A21" w14:textId="77777777" w:rsidR="004F196A" w:rsidRPr="00E33B19" w:rsidRDefault="004F196A" w:rsidP="000171FD">
            <w:pPr>
              <w:rPr>
                <w:i/>
                <w:iCs/>
                <w:lang w:bidi="he-IL"/>
              </w:rPr>
            </w:pPr>
            <w:r>
              <w:t>Lipids</w:t>
            </w:r>
          </w:p>
        </w:tc>
        <w:tc>
          <w:tcPr>
            <w:tcW w:w="1347" w:type="pct"/>
          </w:tcPr>
          <w:p w14:paraId="2CFE1330" w14:textId="77777777" w:rsidR="004F196A" w:rsidRPr="00B42C84" w:rsidRDefault="004F196A" w:rsidP="000171FD">
            <w:r w:rsidRPr="00B42C84">
              <w:t>1.6 (0.43 ± 0.92)</w:t>
            </w:r>
          </w:p>
        </w:tc>
        <w:tc>
          <w:tcPr>
            <w:tcW w:w="788" w:type="pct"/>
          </w:tcPr>
          <w:p w14:paraId="2A32F20E" w14:textId="77777777" w:rsidR="004F196A" w:rsidRPr="00B42C84" w:rsidRDefault="004F196A" w:rsidP="000171FD">
            <w:r w:rsidRPr="00B42C84">
              <w:t>0.29</w:t>
            </w:r>
          </w:p>
        </w:tc>
        <w:tc>
          <w:tcPr>
            <w:tcW w:w="544" w:type="pct"/>
          </w:tcPr>
          <w:p w14:paraId="7F7CBFD9" w14:textId="77777777" w:rsidR="004F196A" w:rsidRPr="00B42C84" w:rsidRDefault="004F196A" w:rsidP="000171FD">
            <w:r w:rsidRPr="00B42C84">
              <w:t>2</w:t>
            </w:r>
          </w:p>
        </w:tc>
        <w:tc>
          <w:tcPr>
            <w:tcW w:w="326" w:type="pct"/>
          </w:tcPr>
          <w:p w14:paraId="6FD8F3F2" w14:textId="77777777" w:rsidR="004F196A" w:rsidRPr="00B42C84" w:rsidRDefault="004F196A" w:rsidP="000171FD">
            <w:r w:rsidRPr="00B42C84">
              <w:t>19</w:t>
            </w:r>
          </w:p>
        </w:tc>
      </w:tr>
      <w:tr w:rsidR="004F196A" w14:paraId="59997E31" w14:textId="77777777" w:rsidTr="000171FD">
        <w:tc>
          <w:tcPr>
            <w:tcW w:w="1995" w:type="pct"/>
          </w:tcPr>
          <w:p w14:paraId="13E425A2" w14:textId="77777777" w:rsidR="004F196A" w:rsidRPr="00BD7F3A" w:rsidRDefault="004F196A" w:rsidP="000171FD">
            <w:pPr>
              <w:rPr>
                <w:i/>
                <w:iCs/>
                <w:lang w:bidi="he-IL"/>
              </w:rPr>
            </w:pPr>
            <w:r w:rsidRPr="00E33B19">
              <w:rPr>
                <w:i/>
                <w:iCs/>
                <w:lang w:bidi="he-IL"/>
              </w:rPr>
              <w:t>Strongylocentrotus intermedius</w:t>
            </w:r>
          </w:p>
        </w:tc>
        <w:tc>
          <w:tcPr>
            <w:tcW w:w="1347" w:type="pct"/>
          </w:tcPr>
          <w:p w14:paraId="32847BF6" w14:textId="77777777" w:rsidR="004F196A" w:rsidRPr="00B42C84" w:rsidRDefault="004F196A" w:rsidP="000171FD"/>
        </w:tc>
        <w:tc>
          <w:tcPr>
            <w:tcW w:w="788" w:type="pct"/>
          </w:tcPr>
          <w:p w14:paraId="1F946A7B" w14:textId="77777777" w:rsidR="004F196A" w:rsidRPr="00B42C84" w:rsidRDefault="004F196A" w:rsidP="000171FD"/>
        </w:tc>
        <w:tc>
          <w:tcPr>
            <w:tcW w:w="544" w:type="pct"/>
          </w:tcPr>
          <w:p w14:paraId="1BC5A98F" w14:textId="77777777" w:rsidR="004F196A" w:rsidRPr="00B42C84" w:rsidRDefault="004F196A" w:rsidP="000171FD"/>
        </w:tc>
        <w:tc>
          <w:tcPr>
            <w:tcW w:w="326" w:type="pct"/>
          </w:tcPr>
          <w:p w14:paraId="09068142" w14:textId="77777777" w:rsidR="004F196A" w:rsidRPr="00B42C84" w:rsidRDefault="004F196A" w:rsidP="000171FD"/>
        </w:tc>
      </w:tr>
      <w:tr w:rsidR="004F196A" w14:paraId="0E878BDC" w14:textId="77777777" w:rsidTr="000171FD">
        <w:tc>
          <w:tcPr>
            <w:tcW w:w="1995" w:type="pct"/>
          </w:tcPr>
          <w:p w14:paraId="708B06FF" w14:textId="77777777" w:rsidR="004F196A" w:rsidRPr="00E33B19" w:rsidRDefault="004F196A" w:rsidP="000171FD">
            <w:pPr>
              <w:rPr>
                <w:i/>
                <w:iCs/>
                <w:lang w:bidi="he-IL"/>
              </w:rPr>
            </w:pPr>
            <w:r>
              <w:t>Nitrogen</w:t>
            </w:r>
          </w:p>
        </w:tc>
        <w:tc>
          <w:tcPr>
            <w:tcW w:w="1347" w:type="pct"/>
          </w:tcPr>
          <w:p w14:paraId="209865BE" w14:textId="77777777" w:rsidR="004F196A" w:rsidRPr="00B42C84" w:rsidRDefault="004F196A" w:rsidP="000171FD">
            <w:r w:rsidRPr="00B42C84">
              <w:t>0.72 (</w:t>
            </w:r>
            <w:r w:rsidRPr="002059E7">
              <w:t>−</w:t>
            </w:r>
            <w:r w:rsidRPr="00B42C84">
              <w:t>0.39 ± 0.91)</w:t>
            </w:r>
          </w:p>
        </w:tc>
        <w:tc>
          <w:tcPr>
            <w:tcW w:w="788" w:type="pct"/>
          </w:tcPr>
          <w:p w14:paraId="1183DC4E" w14:textId="77777777" w:rsidR="004F196A" w:rsidRPr="00B42C84" w:rsidRDefault="004F196A" w:rsidP="000171FD">
            <w:r w:rsidRPr="00B42C84">
              <w:t>0.67</w:t>
            </w:r>
          </w:p>
        </w:tc>
        <w:tc>
          <w:tcPr>
            <w:tcW w:w="544" w:type="pct"/>
          </w:tcPr>
          <w:p w14:paraId="0AA74B3F" w14:textId="77777777" w:rsidR="004F196A" w:rsidRPr="00B42C84" w:rsidRDefault="004F196A" w:rsidP="000171FD">
            <w:r w:rsidRPr="00B42C84">
              <w:t>1</w:t>
            </w:r>
          </w:p>
        </w:tc>
        <w:tc>
          <w:tcPr>
            <w:tcW w:w="326" w:type="pct"/>
          </w:tcPr>
          <w:p w14:paraId="4EFE581F" w14:textId="77777777" w:rsidR="004F196A" w:rsidRPr="00B42C84" w:rsidRDefault="004F196A" w:rsidP="000171FD">
            <w:r w:rsidRPr="00B42C84">
              <w:t>15</w:t>
            </w:r>
          </w:p>
        </w:tc>
      </w:tr>
      <w:tr w:rsidR="004F196A" w14:paraId="55DDFDD7" w14:textId="77777777" w:rsidTr="000171FD">
        <w:tc>
          <w:tcPr>
            <w:tcW w:w="1995" w:type="pct"/>
          </w:tcPr>
          <w:p w14:paraId="010D2E4C" w14:textId="77777777" w:rsidR="004F196A" w:rsidRPr="00E33B19" w:rsidRDefault="004F196A" w:rsidP="000171FD">
            <w:pPr>
              <w:rPr>
                <w:i/>
                <w:iCs/>
                <w:lang w:bidi="he-IL"/>
              </w:rPr>
            </w:pPr>
            <w:r>
              <w:t>Calories</w:t>
            </w:r>
          </w:p>
        </w:tc>
        <w:tc>
          <w:tcPr>
            <w:tcW w:w="1347" w:type="pct"/>
          </w:tcPr>
          <w:p w14:paraId="71B5D600" w14:textId="77777777" w:rsidR="004F196A" w:rsidRPr="00B42C84" w:rsidRDefault="004F196A" w:rsidP="000171FD">
            <w:r w:rsidRPr="00B42C84">
              <w:t>0.98 (</w:t>
            </w:r>
            <w:r w:rsidRPr="002059E7">
              <w:t>−</w:t>
            </w:r>
            <w:r w:rsidRPr="00B42C84">
              <w:t>0.054 ± 0.82)</w:t>
            </w:r>
          </w:p>
        </w:tc>
        <w:tc>
          <w:tcPr>
            <w:tcW w:w="788" w:type="pct"/>
          </w:tcPr>
          <w:p w14:paraId="67DFA746" w14:textId="77777777" w:rsidR="004F196A" w:rsidRPr="00B42C84" w:rsidRDefault="004F196A" w:rsidP="000171FD">
            <w:r w:rsidRPr="00B42C84">
              <w:t>0.51</w:t>
            </w:r>
          </w:p>
        </w:tc>
        <w:tc>
          <w:tcPr>
            <w:tcW w:w="544" w:type="pct"/>
          </w:tcPr>
          <w:p w14:paraId="0A21159B" w14:textId="77777777" w:rsidR="004F196A" w:rsidRPr="00B42C84" w:rsidRDefault="004F196A" w:rsidP="000171FD">
            <w:r w:rsidRPr="00B42C84">
              <w:t>1</w:t>
            </w:r>
          </w:p>
        </w:tc>
        <w:tc>
          <w:tcPr>
            <w:tcW w:w="326" w:type="pct"/>
          </w:tcPr>
          <w:p w14:paraId="32468160" w14:textId="77777777" w:rsidR="004F196A" w:rsidRPr="00B42C84" w:rsidRDefault="004F196A" w:rsidP="000171FD">
            <w:r w:rsidRPr="00B42C84">
              <w:t>21</w:t>
            </w:r>
          </w:p>
        </w:tc>
      </w:tr>
      <w:tr w:rsidR="004F196A" w14:paraId="595418A9" w14:textId="77777777" w:rsidTr="000171FD">
        <w:tc>
          <w:tcPr>
            <w:tcW w:w="1995" w:type="pct"/>
          </w:tcPr>
          <w:p w14:paraId="40600343" w14:textId="77777777" w:rsidR="004F196A" w:rsidRPr="00BD7F3A" w:rsidRDefault="004F196A" w:rsidP="000171FD">
            <w:pPr>
              <w:rPr>
                <w:i/>
                <w:iCs/>
                <w:lang w:bidi="he-IL"/>
              </w:rPr>
            </w:pPr>
            <w:r w:rsidRPr="00E33B19">
              <w:rPr>
                <w:i/>
                <w:iCs/>
                <w:lang w:bidi="he-IL"/>
              </w:rPr>
              <w:t>Mesocentrotus franciscanus</w:t>
            </w:r>
          </w:p>
        </w:tc>
        <w:tc>
          <w:tcPr>
            <w:tcW w:w="1347" w:type="pct"/>
          </w:tcPr>
          <w:p w14:paraId="3E69F93B" w14:textId="77777777" w:rsidR="004F196A" w:rsidRPr="00B42C84" w:rsidRDefault="004F196A" w:rsidP="000171FD"/>
        </w:tc>
        <w:tc>
          <w:tcPr>
            <w:tcW w:w="788" w:type="pct"/>
          </w:tcPr>
          <w:p w14:paraId="028B28C0" w14:textId="77777777" w:rsidR="004F196A" w:rsidRPr="00B42C84" w:rsidRDefault="004F196A" w:rsidP="000171FD"/>
        </w:tc>
        <w:tc>
          <w:tcPr>
            <w:tcW w:w="544" w:type="pct"/>
          </w:tcPr>
          <w:p w14:paraId="2FA6F8D6" w14:textId="77777777" w:rsidR="004F196A" w:rsidRPr="00B42C84" w:rsidRDefault="004F196A" w:rsidP="000171FD"/>
        </w:tc>
        <w:tc>
          <w:tcPr>
            <w:tcW w:w="326" w:type="pct"/>
          </w:tcPr>
          <w:p w14:paraId="33A4EE3B" w14:textId="77777777" w:rsidR="004F196A" w:rsidRPr="00B42C84" w:rsidRDefault="004F196A" w:rsidP="000171FD"/>
        </w:tc>
      </w:tr>
      <w:tr w:rsidR="004F196A" w14:paraId="3383600A" w14:textId="77777777" w:rsidTr="000171FD">
        <w:tc>
          <w:tcPr>
            <w:tcW w:w="1995" w:type="pct"/>
          </w:tcPr>
          <w:p w14:paraId="0A42F353" w14:textId="77777777" w:rsidR="004F196A" w:rsidRPr="00E33B19" w:rsidRDefault="004F196A" w:rsidP="000171FD">
            <w:pPr>
              <w:rPr>
                <w:i/>
                <w:iCs/>
                <w:lang w:bidi="he-IL"/>
              </w:rPr>
            </w:pPr>
            <w:r>
              <w:t>Carbohydrates</w:t>
            </w:r>
          </w:p>
        </w:tc>
        <w:tc>
          <w:tcPr>
            <w:tcW w:w="1347" w:type="pct"/>
          </w:tcPr>
          <w:p w14:paraId="457D6828" w14:textId="77777777" w:rsidR="004F196A" w:rsidRPr="00B42C84" w:rsidRDefault="004F196A" w:rsidP="000171FD">
            <w:r w:rsidRPr="00B42C84">
              <w:t>0.55 (</w:t>
            </w:r>
            <w:r w:rsidRPr="002059E7">
              <w:t>−</w:t>
            </w:r>
            <w:r w:rsidRPr="00B42C84">
              <w:t>0.62 ± 0.7)</w:t>
            </w:r>
          </w:p>
        </w:tc>
        <w:tc>
          <w:tcPr>
            <w:tcW w:w="788" w:type="pct"/>
          </w:tcPr>
          <w:p w14:paraId="7711986D" w14:textId="77777777" w:rsidR="004F196A" w:rsidRPr="00B42C84" w:rsidRDefault="004F196A" w:rsidP="000171FD">
            <w:r w:rsidRPr="00B42C84">
              <w:t>0.83</w:t>
            </w:r>
          </w:p>
        </w:tc>
        <w:tc>
          <w:tcPr>
            <w:tcW w:w="544" w:type="pct"/>
          </w:tcPr>
          <w:p w14:paraId="79117BE4" w14:textId="77777777" w:rsidR="004F196A" w:rsidRPr="00B42C84" w:rsidRDefault="004F196A" w:rsidP="000171FD">
            <w:r w:rsidRPr="00B42C84">
              <w:t>1</w:t>
            </w:r>
          </w:p>
        </w:tc>
        <w:tc>
          <w:tcPr>
            <w:tcW w:w="326" w:type="pct"/>
          </w:tcPr>
          <w:p w14:paraId="2ECAC20E" w14:textId="77777777" w:rsidR="004F196A" w:rsidRPr="00B42C84" w:rsidRDefault="004F196A" w:rsidP="000171FD">
            <w:r w:rsidRPr="00B42C84">
              <w:t>15</w:t>
            </w:r>
          </w:p>
        </w:tc>
      </w:tr>
      <w:tr w:rsidR="004F196A" w14:paraId="3D5920D3" w14:textId="77777777" w:rsidTr="000171FD">
        <w:tc>
          <w:tcPr>
            <w:tcW w:w="1995" w:type="pct"/>
          </w:tcPr>
          <w:p w14:paraId="52082803" w14:textId="77777777" w:rsidR="004F196A" w:rsidRPr="00E33B19" w:rsidRDefault="004F196A" w:rsidP="000171FD">
            <w:pPr>
              <w:rPr>
                <w:i/>
                <w:iCs/>
                <w:lang w:bidi="he-IL"/>
              </w:rPr>
            </w:pPr>
            <w:r>
              <w:t>Proteins</w:t>
            </w:r>
          </w:p>
        </w:tc>
        <w:tc>
          <w:tcPr>
            <w:tcW w:w="1347" w:type="pct"/>
          </w:tcPr>
          <w:p w14:paraId="1DF3E6C4" w14:textId="77777777" w:rsidR="004F196A" w:rsidRPr="00B42C84" w:rsidRDefault="004F196A" w:rsidP="000171FD">
            <w:r w:rsidRPr="00B42C84">
              <w:t>0.75 (</w:t>
            </w:r>
            <w:r w:rsidRPr="002059E7">
              <w:t>−</w:t>
            </w:r>
            <w:r w:rsidRPr="00B42C84">
              <w:t>0.4 ± 1.2)</w:t>
            </w:r>
          </w:p>
        </w:tc>
        <w:tc>
          <w:tcPr>
            <w:tcW w:w="788" w:type="pct"/>
          </w:tcPr>
          <w:p w14:paraId="30E8A15B" w14:textId="77777777" w:rsidR="004F196A" w:rsidRPr="00B42C84" w:rsidRDefault="004F196A" w:rsidP="000171FD">
            <w:r w:rsidRPr="00B42C84">
              <w:t>0.62</w:t>
            </w:r>
          </w:p>
        </w:tc>
        <w:tc>
          <w:tcPr>
            <w:tcW w:w="544" w:type="pct"/>
          </w:tcPr>
          <w:p w14:paraId="6782E3B7" w14:textId="77777777" w:rsidR="004F196A" w:rsidRPr="00B42C84" w:rsidRDefault="004F196A" w:rsidP="000171FD">
            <w:r w:rsidRPr="00B42C84">
              <w:t>1</w:t>
            </w:r>
          </w:p>
        </w:tc>
        <w:tc>
          <w:tcPr>
            <w:tcW w:w="326" w:type="pct"/>
          </w:tcPr>
          <w:p w14:paraId="2366E482" w14:textId="77777777" w:rsidR="004F196A" w:rsidRPr="00B42C84" w:rsidRDefault="004F196A" w:rsidP="000171FD">
            <w:r w:rsidRPr="00B42C84">
              <w:t>13</w:t>
            </w:r>
          </w:p>
        </w:tc>
      </w:tr>
      <w:tr w:rsidR="004F196A" w14:paraId="19D329DD" w14:textId="77777777" w:rsidTr="000171FD">
        <w:tc>
          <w:tcPr>
            <w:tcW w:w="1995" w:type="pct"/>
          </w:tcPr>
          <w:p w14:paraId="1F4D1113" w14:textId="77777777" w:rsidR="004F196A" w:rsidRDefault="004F196A" w:rsidP="000171FD">
            <w:r>
              <w:t>Calories</w:t>
            </w:r>
          </w:p>
        </w:tc>
        <w:tc>
          <w:tcPr>
            <w:tcW w:w="1347" w:type="pct"/>
          </w:tcPr>
          <w:p w14:paraId="6A94D83F" w14:textId="77777777" w:rsidR="004F196A" w:rsidRPr="00B42C84" w:rsidRDefault="004F196A" w:rsidP="000171FD">
            <w:r w:rsidRPr="00B42C84">
              <w:t>1.3 (0.27 ± 0.78)</w:t>
            </w:r>
          </w:p>
        </w:tc>
        <w:tc>
          <w:tcPr>
            <w:tcW w:w="788" w:type="pct"/>
          </w:tcPr>
          <w:p w14:paraId="6B38DAA0" w14:textId="77777777" w:rsidR="004F196A" w:rsidRPr="00B42C84" w:rsidRDefault="004F196A" w:rsidP="000171FD">
            <w:r w:rsidRPr="00B42C84">
              <w:t>0.34</w:t>
            </w:r>
          </w:p>
        </w:tc>
        <w:tc>
          <w:tcPr>
            <w:tcW w:w="544" w:type="pct"/>
          </w:tcPr>
          <w:p w14:paraId="7F2821FC" w14:textId="77777777" w:rsidR="004F196A" w:rsidRPr="00B42C84" w:rsidRDefault="004F196A" w:rsidP="000171FD">
            <w:r w:rsidRPr="00B42C84">
              <w:t>1</w:t>
            </w:r>
          </w:p>
        </w:tc>
        <w:tc>
          <w:tcPr>
            <w:tcW w:w="326" w:type="pct"/>
          </w:tcPr>
          <w:p w14:paraId="41ACB61C" w14:textId="77777777" w:rsidR="004F196A" w:rsidRPr="00B42C84" w:rsidRDefault="004F196A" w:rsidP="000171FD">
            <w:r w:rsidRPr="00B42C84">
              <w:t>40</w:t>
            </w:r>
          </w:p>
        </w:tc>
      </w:tr>
      <w:tr w:rsidR="004F196A" w14:paraId="04FA123C" w14:textId="77777777" w:rsidTr="000171FD">
        <w:tc>
          <w:tcPr>
            <w:tcW w:w="1995" w:type="pct"/>
          </w:tcPr>
          <w:p w14:paraId="54F9C705" w14:textId="77777777" w:rsidR="004F196A" w:rsidRPr="00E33B19" w:rsidRDefault="004F196A" w:rsidP="000171FD">
            <w:pPr>
              <w:rPr>
                <w:i/>
                <w:iCs/>
                <w:lang w:bidi="he-IL"/>
              </w:rPr>
            </w:pPr>
            <w:r w:rsidRPr="00E33B19">
              <w:rPr>
                <w:i/>
                <w:iCs/>
                <w:lang w:bidi="he-IL"/>
              </w:rPr>
              <w:t>Psammechinus miliaris</w:t>
            </w:r>
          </w:p>
        </w:tc>
        <w:tc>
          <w:tcPr>
            <w:tcW w:w="1347" w:type="pct"/>
          </w:tcPr>
          <w:p w14:paraId="0D54EC74" w14:textId="77777777" w:rsidR="004F196A" w:rsidRPr="00B42C84" w:rsidRDefault="004F196A" w:rsidP="000171FD"/>
        </w:tc>
        <w:tc>
          <w:tcPr>
            <w:tcW w:w="788" w:type="pct"/>
          </w:tcPr>
          <w:p w14:paraId="0DFFC542" w14:textId="77777777" w:rsidR="004F196A" w:rsidRPr="00B42C84" w:rsidRDefault="004F196A" w:rsidP="000171FD"/>
        </w:tc>
        <w:tc>
          <w:tcPr>
            <w:tcW w:w="544" w:type="pct"/>
          </w:tcPr>
          <w:p w14:paraId="283F2169" w14:textId="77777777" w:rsidR="004F196A" w:rsidRPr="00B42C84" w:rsidRDefault="004F196A" w:rsidP="000171FD"/>
        </w:tc>
        <w:tc>
          <w:tcPr>
            <w:tcW w:w="326" w:type="pct"/>
          </w:tcPr>
          <w:p w14:paraId="18F187F9" w14:textId="77777777" w:rsidR="004F196A" w:rsidRPr="00B42C84" w:rsidRDefault="004F196A" w:rsidP="000171FD"/>
        </w:tc>
      </w:tr>
      <w:tr w:rsidR="004F196A" w14:paraId="321CB462" w14:textId="77777777" w:rsidTr="000171FD">
        <w:tc>
          <w:tcPr>
            <w:tcW w:w="1995" w:type="pct"/>
          </w:tcPr>
          <w:p w14:paraId="089A32CF" w14:textId="77777777" w:rsidR="004F196A" w:rsidRPr="00E33B19" w:rsidRDefault="004F196A" w:rsidP="000171FD">
            <w:pPr>
              <w:rPr>
                <w:i/>
                <w:iCs/>
                <w:lang w:bidi="he-IL"/>
              </w:rPr>
            </w:pPr>
            <w:r>
              <w:t>Carbon</w:t>
            </w:r>
          </w:p>
        </w:tc>
        <w:tc>
          <w:tcPr>
            <w:tcW w:w="1347" w:type="pct"/>
          </w:tcPr>
          <w:p w14:paraId="1E9BECB8" w14:textId="77777777" w:rsidR="004F196A" w:rsidRPr="00B42C84" w:rsidRDefault="004F196A" w:rsidP="000171FD">
            <w:r w:rsidRPr="00B42C84">
              <w:t>0.7 (</w:t>
            </w:r>
            <w:r w:rsidRPr="002059E7">
              <w:t>−</w:t>
            </w:r>
            <w:r w:rsidRPr="00B42C84">
              <w:t>0.37 ± 0.54)</w:t>
            </w:r>
          </w:p>
        </w:tc>
        <w:tc>
          <w:tcPr>
            <w:tcW w:w="788" w:type="pct"/>
          </w:tcPr>
          <w:p w14:paraId="5ED50730" w14:textId="77777777" w:rsidR="004F196A" w:rsidRPr="00B42C84" w:rsidRDefault="004F196A" w:rsidP="000171FD">
            <w:r w:rsidRPr="00B42C84">
              <w:t>0.77</w:t>
            </w:r>
          </w:p>
        </w:tc>
        <w:tc>
          <w:tcPr>
            <w:tcW w:w="544" w:type="pct"/>
          </w:tcPr>
          <w:p w14:paraId="2D81AD0E" w14:textId="77777777" w:rsidR="004F196A" w:rsidRPr="00B42C84" w:rsidRDefault="004F196A" w:rsidP="000171FD">
            <w:r w:rsidRPr="00B42C84">
              <w:t>1</w:t>
            </w:r>
          </w:p>
        </w:tc>
        <w:tc>
          <w:tcPr>
            <w:tcW w:w="326" w:type="pct"/>
          </w:tcPr>
          <w:p w14:paraId="62D8CC26" w14:textId="77777777" w:rsidR="004F196A" w:rsidRPr="00B42C84" w:rsidRDefault="004F196A" w:rsidP="000171FD">
            <w:r w:rsidRPr="00B42C84">
              <w:t>92</w:t>
            </w:r>
          </w:p>
        </w:tc>
      </w:tr>
      <w:tr w:rsidR="004F196A" w14:paraId="2956119E" w14:textId="77777777" w:rsidTr="000171FD">
        <w:tc>
          <w:tcPr>
            <w:tcW w:w="1995" w:type="pct"/>
          </w:tcPr>
          <w:p w14:paraId="1240E0A2" w14:textId="77777777" w:rsidR="004F196A" w:rsidRPr="00E33B19" w:rsidRDefault="004F196A" w:rsidP="000171FD">
            <w:pPr>
              <w:rPr>
                <w:i/>
                <w:iCs/>
                <w:lang w:bidi="he-IL"/>
              </w:rPr>
            </w:pPr>
            <w:r>
              <w:t>Proteins</w:t>
            </w:r>
          </w:p>
        </w:tc>
        <w:tc>
          <w:tcPr>
            <w:tcW w:w="1347" w:type="pct"/>
          </w:tcPr>
          <w:p w14:paraId="5DF64FD6" w14:textId="77777777" w:rsidR="004F196A" w:rsidRPr="00B42C84" w:rsidRDefault="004F196A" w:rsidP="000171FD">
            <w:r w:rsidRPr="00B42C84">
              <w:t>0.42 (</w:t>
            </w:r>
            <w:r w:rsidRPr="002059E7">
              <w:t>−</w:t>
            </w:r>
            <w:r w:rsidRPr="00B42C84">
              <w:t>1.1 ± 1.5)</w:t>
            </w:r>
          </w:p>
        </w:tc>
        <w:tc>
          <w:tcPr>
            <w:tcW w:w="788" w:type="pct"/>
          </w:tcPr>
          <w:p w14:paraId="4D61AC4B" w14:textId="77777777" w:rsidR="004F196A" w:rsidRPr="00B42C84" w:rsidRDefault="004F196A" w:rsidP="000171FD">
            <w:r w:rsidRPr="00B42C84">
              <w:t>0.78</w:t>
            </w:r>
          </w:p>
        </w:tc>
        <w:tc>
          <w:tcPr>
            <w:tcW w:w="544" w:type="pct"/>
          </w:tcPr>
          <w:p w14:paraId="371B9423" w14:textId="77777777" w:rsidR="004F196A" w:rsidRPr="00B42C84" w:rsidRDefault="004F196A" w:rsidP="000171FD">
            <w:r w:rsidRPr="00B42C84">
              <w:t>1</w:t>
            </w:r>
          </w:p>
        </w:tc>
        <w:tc>
          <w:tcPr>
            <w:tcW w:w="326" w:type="pct"/>
          </w:tcPr>
          <w:p w14:paraId="380EC2DB" w14:textId="77777777" w:rsidR="004F196A" w:rsidRPr="00B42C84" w:rsidRDefault="004F196A" w:rsidP="000171FD">
            <w:r w:rsidRPr="00B42C84">
              <w:t>178</w:t>
            </w:r>
          </w:p>
        </w:tc>
      </w:tr>
      <w:tr w:rsidR="004F196A" w14:paraId="7C37666D" w14:textId="77777777" w:rsidTr="000171FD">
        <w:tc>
          <w:tcPr>
            <w:tcW w:w="1995" w:type="pct"/>
          </w:tcPr>
          <w:p w14:paraId="65EEADDE" w14:textId="77777777" w:rsidR="004F196A" w:rsidRPr="008F13E0" w:rsidRDefault="004F196A" w:rsidP="000171FD">
            <w:pPr>
              <w:rPr>
                <w:i/>
                <w:iCs/>
                <w:lang w:bidi="he-IL"/>
              </w:rPr>
            </w:pPr>
            <w:r w:rsidRPr="008F13E0">
              <w:rPr>
                <w:lang w:bidi="he-IL"/>
              </w:rPr>
              <w:t>Other urchins (7 species)</w:t>
            </w:r>
          </w:p>
        </w:tc>
        <w:tc>
          <w:tcPr>
            <w:tcW w:w="1347" w:type="pct"/>
          </w:tcPr>
          <w:p w14:paraId="109104D4" w14:textId="77777777" w:rsidR="004F196A" w:rsidRPr="00B42C84" w:rsidRDefault="004F196A" w:rsidP="000171FD"/>
        </w:tc>
        <w:tc>
          <w:tcPr>
            <w:tcW w:w="788" w:type="pct"/>
          </w:tcPr>
          <w:p w14:paraId="2672F110" w14:textId="77777777" w:rsidR="004F196A" w:rsidRPr="00B42C84" w:rsidRDefault="004F196A" w:rsidP="000171FD"/>
        </w:tc>
        <w:tc>
          <w:tcPr>
            <w:tcW w:w="544" w:type="pct"/>
          </w:tcPr>
          <w:p w14:paraId="2296C78F" w14:textId="77777777" w:rsidR="004F196A" w:rsidRPr="00B42C84" w:rsidRDefault="004F196A" w:rsidP="000171FD"/>
        </w:tc>
        <w:tc>
          <w:tcPr>
            <w:tcW w:w="326" w:type="pct"/>
          </w:tcPr>
          <w:p w14:paraId="0D727D23" w14:textId="77777777" w:rsidR="004F196A" w:rsidRPr="00B42C84" w:rsidRDefault="004F196A" w:rsidP="000171FD"/>
        </w:tc>
      </w:tr>
      <w:tr w:rsidR="004F196A" w14:paraId="553CA767" w14:textId="77777777" w:rsidTr="000171FD">
        <w:tc>
          <w:tcPr>
            <w:tcW w:w="1995" w:type="pct"/>
          </w:tcPr>
          <w:p w14:paraId="74616512" w14:textId="77777777" w:rsidR="004F196A" w:rsidRDefault="004F196A" w:rsidP="000171FD">
            <w:r>
              <w:t>Carbon</w:t>
            </w:r>
          </w:p>
        </w:tc>
        <w:tc>
          <w:tcPr>
            <w:tcW w:w="1347" w:type="pct"/>
          </w:tcPr>
          <w:p w14:paraId="576F5EF2" w14:textId="77777777" w:rsidR="004F196A" w:rsidRPr="00B42C84" w:rsidRDefault="004F196A" w:rsidP="000171FD">
            <w:r w:rsidRPr="00B42C84">
              <w:t>0.63 (</w:t>
            </w:r>
            <w:r w:rsidRPr="002059E7">
              <w:t>−</w:t>
            </w:r>
            <w:r w:rsidRPr="00B42C84">
              <w:t>0.46 ± 0.74)</w:t>
            </w:r>
          </w:p>
        </w:tc>
        <w:tc>
          <w:tcPr>
            <w:tcW w:w="788" w:type="pct"/>
          </w:tcPr>
          <w:p w14:paraId="669A4A0C" w14:textId="77777777" w:rsidR="004F196A" w:rsidRPr="00B42C84" w:rsidRDefault="004F196A" w:rsidP="000171FD">
            <w:r w:rsidRPr="00B42C84">
              <w:t>0.76</w:t>
            </w:r>
          </w:p>
        </w:tc>
        <w:tc>
          <w:tcPr>
            <w:tcW w:w="544" w:type="pct"/>
          </w:tcPr>
          <w:p w14:paraId="481789EC" w14:textId="77777777" w:rsidR="004F196A" w:rsidRPr="00B42C84" w:rsidRDefault="004F196A" w:rsidP="000171FD">
            <w:r w:rsidRPr="00B42C84">
              <w:t>2</w:t>
            </w:r>
          </w:p>
        </w:tc>
        <w:tc>
          <w:tcPr>
            <w:tcW w:w="326" w:type="pct"/>
          </w:tcPr>
          <w:p w14:paraId="4A12FB39" w14:textId="77777777" w:rsidR="004F196A" w:rsidRPr="00B42C84" w:rsidRDefault="004F196A" w:rsidP="000171FD">
            <w:r w:rsidRPr="00B42C84">
              <w:t>21</w:t>
            </w:r>
          </w:p>
        </w:tc>
      </w:tr>
      <w:tr w:rsidR="004F196A" w14:paraId="451C83BD" w14:textId="77777777" w:rsidTr="000171FD">
        <w:tc>
          <w:tcPr>
            <w:tcW w:w="1995" w:type="pct"/>
          </w:tcPr>
          <w:p w14:paraId="12EEF143" w14:textId="77777777" w:rsidR="004F196A" w:rsidRDefault="004F196A" w:rsidP="000171FD">
            <w:r>
              <w:t>Nitrogen</w:t>
            </w:r>
          </w:p>
        </w:tc>
        <w:tc>
          <w:tcPr>
            <w:tcW w:w="1347" w:type="pct"/>
          </w:tcPr>
          <w:p w14:paraId="73AA5ED2" w14:textId="77777777" w:rsidR="004F196A" w:rsidRPr="00B42C84" w:rsidRDefault="004F196A" w:rsidP="000171FD">
            <w:r w:rsidRPr="00B42C84">
              <w:t>0.57 (</w:t>
            </w:r>
            <w:r w:rsidRPr="002059E7">
              <w:t>−</w:t>
            </w:r>
            <w:r w:rsidRPr="00B42C84">
              <w:t>0.67 ± 1.3)</w:t>
            </w:r>
          </w:p>
        </w:tc>
        <w:tc>
          <w:tcPr>
            <w:tcW w:w="788" w:type="pct"/>
          </w:tcPr>
          <w:p w14:paraId="6A048311" w14:textId="77777777" w:rsidR="004F196A" w:rsidRPr="00B42C84" w:rsidRDefault="004F196A" w:rsidP="000171FD">
            <w:r w:rsidRPr="00B42C84">
              <w:t>0.72</w:t>
            </w:r>
          </w:p>
        </w:tc>
        <w:tc>
          <w:tcPr>
            <w:tcW w:w="544" w:type="pct"/>
          </w:tcPr>
          <w:p w14:paraId="4A2508DA" w14:textId="77777777" w:rsidR="004F196A" w:rsidRPr="00B42C84" w:rsidRDefault="004F196A" w:rsidP="000171FD">
            <w:r w:rsidRPr="00B42C84">
              <w:t>2</w:t>
            </w:r>
          </w:p>
        </w:tc>
        <w:tc>
          <w:tcPr>
            <w:tcW w:w="326" w:type="pct"/>
          </w:tcPr>
          <w:p w14:paraId="09D17FB2" w14:textId="77777777" w:rsidR="004F196A" w:rsidRPr="00B42C84" w:rsidRDefault="004F196A" w:rsidP="000171FD">
            <w:r w:rsidRPr="00B42C84">
              <w:t>21</w:t>
            </w:r>
          </w:p>
        </w:tc>
      </w:tr>
      <w:tr w:rsidR="004F196A" w14:paraId="43CF6833" w14:textId="77777777" w:rsidTr="000171FD">
        <w:tc>
          <w:tcPr>
            <w:tcW w:w="1995" w:type="pct"/>
          </w:tcPr>
          <w:p w14:paraId="71F6CCB6" w14:textId="77777777" w:rsidR="004F196A" w:rsidRDefault="004F196A" w:rsidP="000171FD">
            <w:r>
              <w:t>Carbohydrates</w:t>
            </w:r>
          </w:p>
        </w:tc>
        <w:tc>
          <w:tcPr>
            <w:tcW w:w="1347" w:type="pct"/>
          </w:tcPr>
          <w:p w14:paraId="24186744" w14:textId="77777777" w:rsidR="004F196A" w:rsidRPr="00B42C84" w:rsidRDefault="004F196A" w:rsidP="000171FD">
            <w:r w:rsidRPr="00B42C84">
              <w:t>1 (</w:t>
            </w:r>
            <w:r w:rsidRPr="002059E7">
              <w:t>−</w:t>
            </w:r>
            <w:r w:rsidRPr="00B42C84">
              <w:t>0.011 ± 0.75)</w:t>
            </w:r>
          </w:p>
        </w:tc>
        <w:tc>
          <w:tcPr>
            <w:tcW w:w="788" w:type="pct"/>
          </w:tcPr>
          <w:p w14:paraId="573E6D00" w14:textId="77777777" w:rsidR="004F196A" w:rsidRPr="00B42C84" w:rsidRDefault="004F196A" w:rsidP="000171FD">
            <w:r w:rsidRPr="00B42C84">
              <w:t>0.48</w:t>
            </w:r>
          </w:p>
        </w:tc>
        <w:tc>
          <w:tcPr>
            <w:tcW w:w="544" w:type="pct"/>
          </w:tcPr>
          <w:p w14:paraId="10E875EA" w14:textId="77777777" w:rsidR="004F196A" w:rsidRPr="00B42C84" w:rsidRDefault="004F196A" w:rsidP="000171FD">
            <w:r w:rsidRPr="00B42C84">
              <w:t>3</w:t>
            </w:r>
          </w:p>
        </w:tc>
        <w:tc>
          <w:tcPr>
            <w:tcW w:w="326" w:type="pct"/>
          </w:tcPr>
          <w:p w14:paraId="41004E7A" w14:textId="77777777" w:rsidR="004F196A" w:rsidRPr="00B42C84" w:rsidRDefault="004F196A" w:rsidP="000171FD">
            <w:r w:rsidRPr="00B42C84">
              <w:t>174</w:t>
            </w:r>
          </w:p>
        </w:tc>
      </w:tr>
      <w:tr w:rsidR="004F196A" w14:paraId="7C097D1C" w14:textId="77777777" w:rsidTr="000171FD">
        <w:tc>
          <w:tcPr>
            <w:tcW w:w="1995" w:type="pct"/>
          </w:tcPr>
          <w:p w14:paraId="06DD4A1E" w14:textId="77777777" w:rsidR="004F196A" w:rsidRDefault="004F196A" w:rsidP="000171FD">
            <w:r>
              <w:t>Proteins</w:t>
            </w:r>
          </w:p>
        </w:tc>
        <w:tc>
          <w:tcPr>
            <w:tcW w:w="1347" w:type="pct"/>
          </w:tcPr>
          <w:p w14:paraId="72710F5A" w14:textId="77777777" w:rsidR="004F196A" w:rsidRPr="00B42C84" w:rsidRDefault="004F196A" w:rsidP="000171FD">
            <w:r w:rsidRPr="00B42C84">
              <w:t>0.87 (</w:t>
            </w:r>
            <w:r w:rsidRPr="002059E7">
              <w:t>−</w:t>
            </w:r>
            <w:r w:rsidRPr="00B42C84">
              <w:t>0.26 ± 1.3)</w:t>
            </w:r>
          </w:p>
        </w:tc>
        <w:tc>
          <w:tcPr>
            <w:tcW w:w="788" w:type="pct"/>
          </w:tcPr>
          <w:p w14:paraId="7666E135" w14:textId="77777777" w:rsidR="004F196A" w:rsidRPr="00B42C84" w:rsidRDefault="004F196A" w:rsidP="000171FD">
            <w:r w:rsidRPr="00B42C84">
              <w:t>0.56</w:t>
            </w:r>
          </w:p>
        </w:tc>
        <w:tc>
          <w:tcPr>
            <w:tcW w:w="544" w:type="pct"/>
          </w:tcPr>
          <w:p w14:paraId="63DAB5A6" w14:textId="77777777" w:rsidR="004F196A" w:rsidRPr="00B42C84" w:rsidRDefault="004F196A" w:rsidP="000171FD">
            <w:r w:rsidRPr="00B42C84">
              <w:t>3</w:t>
            </w:r>
          </w:p>
        </w:tc>
        <w:tc>
          <w:tcPr>
            <w:tcW w:w="326" w:type="pct"/>
          </w:tcPr>
          <w:p w14:paraId="587783D6" w14:textId="77777777" w:rsidR="004F196A" w:rsidRPr="00B42C84" w:rsidRDefault="004F196A" w:rsidP="000171FD">
            <w:r w:rsidRPr="00B42C84">
              <w:t>174</w:t>
            </w:r>
          </w:p>
        </w:tc>
      </w:tr>
      <w:tr w:rsidR="004F196A" w14:paraId="03F8E4E5" w14:textId="77777777" w:rsidTr="000171FD">
        <w:tc>
          <w:tcPr>
            <w:tcW w:w="1995" w:type="pct"/>
          </w:tcPr>
          <w:p w14:paraId="1311893F" w14:textId="77777777" w:rsidR="004F196A" w:rsidRDefault="004F196A" w:rsidP="000171FD">
            <w:r>
              <w:t>Lipids</w:t>
            </w:r>
          </w:p>
        </w:tc>
        <w:tc>
          <w:tcPr>
            <w:tcW w:w="1347" w:type="pct"/>
          </w:tcPr>
          <w:p w14:paraId="22CAE2EC" w14:textId="77777777" w:rsidR="004F196A" w:rsidRPr="00B42C84" w:rsidRDefault="004F196A" w:rsidP="000171FD">
            <w:r w:rsidRPr="00B42C84">
              <w:t>0.87 (</w:t>
            </w:r>
            <w:r w:rsidRPr="002059E7">
              <w:t>−</w:t>
            </w:r>
            <w:r w:rsidRPr="00B42C84">
              <w:t>0.23 ± 1.3)</w:t>
            </w:r>
          </w:p>
        </w:tc>
        <w:tc>
          <w:tcPr>
            <w:tcW w:w="788" w:type="pct"/>
          </w:tcPr>
          <w:p w14:paraId="5C703194" w14:textId="77777777" w:rsidR="004F196A" w:rsidRPr="00B42C84" w:rsidRDefault="004F196A" w:rsidP="000171FD">
            <w:r w:rsidRPr="00B42C84">
              <w:t>0.55</w:t>
            </w:r>
          </w:p>
        </w:tc>
        <w:tc>
          <w:tcPr>
            <w:tcW w:w="544" w:type="pct"/>
          </w:tcPr>
          <w:p w14:paraId="572ADD4C" w14:textId="77777777" w:rsidR="004F196A" w:rsidRPr="00B42C84" w:rsidRDefault="004F196A" w:rsidP="000171FD">
            <w:r w:rsidRPr="00B42C84">
              <w:t>3</w:t>
            </w:r>
          </w:p>
        </w:tc>
        <w:tc>
          <w:tcPr>
            <w:tcW w:w="326" w:type="pct"/>
          </w:tcPr>
          <w:p w14:paraId="227880FB" w14:textId="77777777" w:rsidR="004F196A" w:rsidRPr="00B42C84" w:rsidRDefault="004F196A" w:rsidP="000171FD">
            <w:r w:rsidRPr="00B42C84">
              <w:t>174</w:t>
            </w:r>
          </w:p>
        </w:tc>
      </w:tr>
      <w:tr w:rsidR="004F196A" w14:paraId="0DEB1C8D" w14:textId="77777777" w:rsidTr="000171FD">
        <w:tc>
          <w:tcPr>
            <w:tcW w:w="1995" w:type="pct"/>
            <w:tcBorders>
              <w:bottom w:val="single" w:sz="4" w:space="0" w:color="auto"/>
            </w:tcBorders>
          </w:tcPr>
          <w:p w14:paraId="7E71D225" w14:textId="77777777" w:rsidR="004F196A" w:rsidRDefault="004F196A" w:rsidP="000171FD">
            <w:r>
              <w:t>Calories</w:t>
            </w:r>
          </w:p>
        </w:tc>
        <w:tc>
          <w:tcPr>
            <w:tcW w:w="1347" w:type="pct"/>
            <w:tcBorders>
              <w:bottom w:val="single" w:sz="4" w:space="0" w:color="auto"/>
            </w:tcBorders>
          </w:tcPr>
          <w:p w14:paraId="6F97D50B" w14:textId="77777777" w:rsidR="004F196A" w:rsidRPr="00B42C84" w:rsidRDefault="004F196A" w:rsidP="000171FD">
            <w:r w:rsidRPr="00B42C84">
              <w:t>0.92 (</w:t>
            </w:r>
            <w:r w:rsidRPr="002059E7">
              <w:t>−</w:t>
            </w:r>
            <w:r w:rsidRPr="00B42C84">
              <w:t>0.17 ± 1.1)</w:t>
            </w:r>
          </w:p>
        </w:tc>
        <w:tc>
          <w:tcPr>
            <w:tcW w:w="788" w:type="pct"/>
            <w:tcBorders>
              <w:bottom w:val="single" w:sz="4" w:space="0" w:color="auto"/>
            </w:tcBorders>
          </w:tcPr>
          <w:p w14:paraId="2ED4EDB9" w14:textId="77777777" w:rsidR="004F196A" w:rsidRPr="00B42C84" w:rsidRDefault="004F196A" w:rsidP="000171FD">
            <w:r w:rsidRPr="00B42C84">
              <w:t>0.54</w:t>
            </w:r>
          </w:p>
        </w:tc>
        <w:tc>
          <w:tcPr>
            <w:tcW w:w="544" w:type="pct"/>
            <w:tcBorders>
              <w:bottom w:val="single" w:sz="4" w:space="0" w:color="auto"/>
            </w:tcBorders>
          </w:tcPr>
          <w:p w14:paraId="39B0AD3F" w14:textId="77777777" w:rsidR="004F196A" w:rsidRPr="00B42C84" w:rsidRDefault="004F196A" w:rsidP="000171FD">
            <w:r w:rsidRPr="00B42C84">
              <w:t>1</w:t>
            </w:r>
          </w:p>
        </w:tc>
        <w:tc>
          <w:tcPr>
            <w:tcW w:w="326" w:type="pct"/>
            <w:tcBorders>
              <w:bottom w:val="single" w:sz="4" w:space="0" w:color="auto"/>
            </w:tcBorders>
          </w:tcPr>
          <w:p w14:paraId="49F317F6" w14:textId="77777777" w:rsidR="004F196A" w:rsidRPr="00B42C84" w:rsidRDefault="004F196A" w:rsidP="000171FD">
            <w:r w:rsidRPr="00B42C84">
              <w:t>40</w:t>
            </w:r>
          </w:p>
        </w:tc>
      </w:tr>
    </w:tbl>
    <w:p w14:paraId="0FB2FB15" w14:textId="77777777" w:rsidR="004F196A" w:rsidRDefault="004F196A" w:rsidP="004F196A">
      <w:pPr>
        <w:rPr>
          <w:b/>
          <w:bCs/>
        </w:rPr>
      </w:pPr>
    </w:p>
    <w:p w14:paraId="60570E66" w14:textId="77777777" w:rsidR="004F196A" w:rsidRPr="00C83BD2" w:rsidRDefault="004F196A" w:rsidP="004F196A">
      <w:pPr>
        <w:rPr>
          <w:b/>
          <w:bCs/>
        </w:rPr>
      </w:pPr>
    </w:p>
    <w:p w14:paraId="06D03A9F" w14:textId="58142300" w:rsidR="004F196A" w:rsidRDefault="00E9022F"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Amphipod</w:t>
      </w:r>
      <w:r w:rsidR="004F196A">
        <w:rPr>
          <w:rFonts w:ascii="Times New Roman" w:hAnsi="Times New Roman"/>
          <w:b/>
          <w:bCs/>
          <w:lang w:val="en-GB"/>
        </w:rPr>
        <w:t xml:space="preserve"> </w:t>
      </w:r>
      <w:r w:rsidR="00DE0CB1">
        <w:rPr>
          <w:rFonts w:ascii="Times New Roman" w:hAnsi="Times New Roman"/>
          <w:b/>
          <w:bCs/>
          <w:lang w:val="en-GB"/>
        </w:rPr>
        <w:t>feeding preference</w:t>
      </w:r>
    </w:p>
    <w:p w14:paraId="7D6597E3" w14:textId="77777777" w:rsidR="004F196A" w:rsidRDefault="004F196A" w:rsidP="004F196A"/>
    <w:p w14:paraId="3D80CD29" w14:textId="77777777" w:rsidR="004F196A" w:rsidRPr="005245BB" w:rsidRDefault="004F196A" w:rsidP="004F196A">
      <w:r w:rsidRPr="005245BB">
        <w:t xml:space="preserve">Key messages (Figures </w:t>
      </w:r>
      <w:r>
        <w:t>4 and 5</w:t>
      </w:r>
      <w:r w:rsidRPr="005245BB">
        <w:t xml:space="preserve">): </w:t>
      </w:r>
    </w:p>
    <w:p w14:paraId="114B74BD" w14:textId="77777777" w:rsidR="004F196A" w:rsidRPr="00F563CA" w:rsidRDefault="004F196A" w:rsidP="004F196A">
      <w:pPr>
        <w:pStyle w:val="ListParagraph"/>
        <w:numPr>
          <w:ilvl w:val="0"/>
          <w:numId w:val="8"/>
        </w:numPr>
        <w:rPr>
          <w:rFonts w:ascii="Times New Roman" w:hAnsi="Times New Roman"/>
          <w:lang w:val="en-GB"/>
        </w:rPr>
      </w:pPr>
      <w:r>
        <w:rPr>
          <w:rFonts w:ascii="Times New Roman" w:hAnsi="Times New Roman"/>
        </w:rPr>
        <w:t>Amphipods don’t seem to prefer faeces, so our prediction based on previous studies and biochemical findings must be dismissed for these grazers</w:t>
      </w:r>
    </w:p>
    <w:p w14:paraId="16CA3E25" w14:textId="77777777" w:rsidR="004F196A" w:rsidRPr="00F563CA" w:rsidRDefault="004F196A" w:rsidP="004F196A">
      <w:pPr>
        <w:pStyle w:val="ListParagraph"/>
        <w:numPr>
          <w:ilvl w:val="0"/>
          <w:numId w:val="8"/>
        </w:numPr>
        <w:rPr>
          <w:rFonts w:ascii="Times New Roman" w:hAnsi="Times New Roman"/>
          <w:lang w:val="en-GB"/>
        </w:rPr>
      </w:pPr>
      <w:r>
        <w:rPr>
          <w:rFonts w:ascii="Times New Roman" w:hAnsi="Times New Roman"/>
          <w:lang w:val="en-GB"/>
        </w:rPr>
        <w:lastRenderedPageBreak/>
        <w:t>There is no difference at all for the no-choice feeding assay with fresh food, so the hypotheses that amphipods can handle faeces better physically due to their smaller size and find them more nutritious must be rejected</w:t>
      </w:r>
    </w:p>
    <w:p w14:paraId="67BECFDB" w14:textId="77777777" w:rsidR="004F196A" w:rsidRPr="00F563CA" w:rsidRDefault="004F196A" w:rsidP="004F196A">
      <w:pPr>
        <w:pStyle w:val="ListParagraph"/>
        <w:numPr>
          <w:ilvl w:val="0"/>
          <w:numId w:val="8"/>
        </w:numPr>
        <w:rPr>
          <w:rFonts w:ascii="Times New Roman" w:hAnsi="Times New Roman"/>
          <w:lang w:val="en-GB"/>
        </w:rPr>
      </w:pPr>
      <w:r>
        <w:rPr>
          <w:rFonts w:ascii="Times New Roman" w:hAnsi="Times New Roman"/>
        </w:rPr>
        <w:t>An increase in feeding rates was evident for amphipods collected in summer compared to spring</w:t>
      </w:r>
    </w:p>
    <w:p w14:paraId="1E38EA2A" w14:textId="57DE5AFE" w:rsidR="004F196A" w:rsidRPr="00404631" w:rsidRDefault="004F196A" w:rsidP="00404631">
      <w:r w:rsidRPr="00404631">
        <w:t xml:space="preserve">There is a tendency (67% probability, only 2/15 amphipods grazed more on faeces) for amphipods to choose kelp over faeces just based on chemistry (reconstituted food) if we assume </w:t>
      </w:r>
    </w:p>
    <w:p w14:paraId="19F569CC" w14:textId="77777777" w:rsidR="004F196A" w:rsidRPr="00F563CA" w:rsidRDefault="004F196A" w:rsidP="004F196A"/>
    <w:p w14:paraId="76E8736C" w14:textId="3B6A356A" w:rsidR="004F196A" w:rsidRDefault="004F196A" w:rsidP="004F196A">
      <w:pPr>
        <w:rPr>
          <w:b/>
          <w:bCs/>
        </w:rPr>
      </w:pPr>
      <w:r w:rsidRPr="001867C1">
        <w:rPr>
          <w:b/>
          <w:noProof/>
        </w:rPr>
        <w:drawing>
          <wp:inline distT="0" distB="0" distL="0" distR="0" wp14:anchorId="49861B05" wp14:editId="636F2EFB">
            <wp:extent cx="5676900" cy="2838450"/>
            <wp:effectExtent l="0" t="0" r="0" b="6350"/>
            <wp:docPr id="127801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6900" cy="2838450"/>
                    </a:xfrm>
                    <a:prstGeom prst="rect">
                      <a:avLst/>
                    </a:prstGeom>
                    <a:noFill/>
                    <a:ln>
                      <a:noFill/>
                    </a:ln>
                  </pic:spPr>
                </pic:pic>
              </a:graphicData>
            </a:graphic>
          </wp:inline>
        </w:drawing>
      </w:r>
    </w:p>
    <w:p w14:paraId="4EA0FEE7" w14:textId="608DFB5B" w:rsidR="004F196A" w:rsidRDefault="004F196A" w:rsidP="004F196A">
      <w:r w:rsidRPr="001503CA">
        <w:rPr>
          <w:b/>
          <w:bCs/>
        </w:rPr>
        <w:t xml:space="preserve">Figure </w:t>
      </w:r>
      <w:r>
        <w:rPr>
          <w:b/>
          <w:bCs/>
        </w:rPr>
        <w:t>4</w:t>
      </w:r>
      <w:r>
        <w:t xml:space="preserve">. Secondary </w:t>
      </w:r>
      <w:r w:rsidR="000C564A">
        <w:t>grazing</w:t>
      </w:r>
      <w:r>
        <w:t xml:space="preserve"> by </w:t>
      </w:r>
      <w:r w:rsidR="000C564A">
        <w:t>amphipods (</w:t>
      </w:r>
      <w:r w:rsidR="000C564A" w:rsidRPr="000C564A">
        <w:rPr>
          <w:i/>
          <w:iCs/>
        </w:rPr>
        <w:t>Gammarus</w:t>
      </w:r>
      <w:r w:rsidR="000C564A">
        <w:t>)</w:t>
      </w:r>
      <w:r>
        <w:t>. Amphipod feeding preference in no-choice assays with fresh food and choice assays with reconstituted food.</w:t>
      </w:r>
    </w:p>
    <w:p w14:paraId="72D8F2B3" w14:textId="77777777" w:rsidR="004F196A" w:rsidRPr="00C83BD2" w:rsidRDefault="004F196A" w:rsidP="004F196A">
      <w:pPr>
        <w:rPr>
          <w:b/>
          <w:bCs/>
        </w:rPr>
      </w:pPr>
    </w:p>
    <w:p w14:paraId="07E3A0D6" w14:textId="77777777" w:rsidR="004F196A" w:rsidRDefault="004F196A" w:rsidP="004F196A">
      <w:pPr>
        <w:pStyle w:val="ListParagraph"/>
        <w:numPr>
          <w:ilvl w:val="1"/>
          <w:numId w:val="4"/>
        </w:numPr>
        <w:ind w:left="567" w:hanging="567"/>
        <w:rPr>
          <w:rFonts w:ascii="Times New Roman" w:hAnsi="Times New Roman"/>
          <w:b/>
          <w:bCs/>
          <w:lang w:val="en-GB"/>
        </w:rPr>
      </w:pPr>
      <w:r>
        <w:rPr>
          <w:rFonts w:ascii="Times New Roman" w:hAnsi="Times New Roman"/>
          <w:b/>
          <w:bCs/>
          <w:lang w:val="en-GB"/>
        </w:rPr>
        <w:t>Carbon sequestration potential</w:t>
      </w:r>
    </w:p>
    <w:p w14:paraId="19EDB6DB" w14:textId="77777777" w:rsidR="001E640E" w:rsidRDefault="001E640E" w:rsidP="004F196A"/>
    <w:p w14:paraId="61AABE30" w14:textId="77777777" w:rsidR="001E640E" w:rsidRDefault="001E640E" w:rsidP="004F196A"/>
    <w:p w14:paraId="6F5B88A7" w14:textId="77777777" w:rsidR="001E640E" w:rsidRDefault="001E640E" w:rsidP="004F196A"/>
    <w:p w14:paraId="16FFF492" w14:textId="77777777" w:rsidR="001E640E" w:rsidRDefault="001E640E" w:rsidP="004F196A"/>
    <w:p w14:paraId="2EA2A502" w14:textId="77777777" w:rsidR="001E640E" w:rsidRDefault="001E640E" w:rsidP="004F196A"/>
    <w:p w14:paraId="2EAA6C01" w14:textId="51284DC2" w:rsidR="001E640E" w:rsidRDefault="00563270" w:rsidP="004F196A">
      <w:r>
        <w:rPr>
          <w:b/>
          <w:bCs/>
          <w:noProof/>
        </w:rPr>
        <w:lastRenderedPageBreak/>
        <w:drawing>
          <wp:inline distT="0" distB="0" distL="0" distR="0" wp14:anchorId="123BF641" wp14:editId="33010250">
            <wp:extent cx="5731510" cy="2865755"/>
            <wp:effectExtent l="0" t="0" r="0" b="4445"/>
            <wp:docPr id="993446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6562" name="Picture 2"/>
                    <pic:cNvPicPr/>
                  </pic:nvPicPr>
                  <pic:blipFill>
                    <a:blip r:embed="rId26"/>
                    <a:stretch>
                      <a:fillRect/>
                    </a:stretch>
                  </pic:blipFill>
                  <pic:spPr>
                    <a:xfrm>
                      <a:off x="0" y="0"/>
                      <a:ext cx="5731510" cy="2865755"/>
                    </a:xfrm>
                    <a:prstGeom prst="rect">
                      <a:avLst/>
                    </a:prstGeom>
                  </pic:spPr>
                </pic:pic>
              </a:graphicData>
            </a:graphic>
          </wp:inline>
        </w:drawing>
      </w:r>
    </w:p>
    <w:p w14:paraId="73DA6FF1" w14:textId="16B6FA4B" w:rsidR="00563270" w:rsidRPr="00563270" w:rsidRDefault="00563270" w:rsidP="00563270">
      <w:r w:rsidRPr="00563270">
        <w:rPr>
          <w:b/>
          <w:bCs/>
        </w:rPr>
        <w:t>Figure 5</w:t>
      </w:r>
      <w:r w:rsidRPr="00563270">
        <w:t xml:space="preserve">. </w:t>
      </w:r>
      <w:r w:rsidR="00673657">
        <w:t>E</w:t>
      </w:r>
      <w:r w:rsidRPr="00563270">
        <w:t xml:space="preserve">xport </w:t>
      </w:r>
      <w:r w:rsidR="00673657">
        <w:t>of kelp detritus</w:t>
      </w:r>
      <w:r w:rsidRPr="00563270">
        <w:t xml:space="preserve"> and </w:t>
      </w:r>
      <w:r w:rsidR="00010D08" w:rsidRPr="00CE7C58">
        <w:rPr>
          <w:i/>
          <w:iCs/>
        </w:rPr>
        <w:t>Strongylocentrotus droebachiensis</w:t>
      </w:r>
      <w:r w:rsidRPr="00563270">
        <w:t xml:space="preserve"> faeces. </w:t>
      </w:r>
      <w:r w:rsidRPr="00563270">
        <w:rPr>
          <w:b/>
          <w:bCs/>
        </w:rPr>
        <w:t>a</w:t>
      </w:r>
      <w:r w:rsidRPr="00563270">
        <w:t xml:space="preserve">, Sinking speeds for kelp </w:t>
      </w:r>
      <w:r w:rsidR="00D3269A">
        <w:t xml:space="preserve">laminae </w:t>
      </w:r>
      <w:r w:rsidRPr="00563270">
        <w:t xml:space="preserve">and faeces. Points are measurements collated from the literature (n = 224 for kelp and n = 296 for faeces). Probability distributions are kernel density estimates of predicted observations (top panel) and the faeces–kelp ratio (bottom panel). Percentages denote probabilities either side of the identity line. </w:t>
      </w:r>
      <w:r w:rsidRPr="00563270">
        <w:rPr>
          <w:b/>
          <w:bCs/>
        </w:rPr>
        <w:t>b</w:t>
      </w:r>
      <w:r w:rsidRPr="00563270">
        <w:t xml:space="preserve">, Relationship between sinking speed and export depth. Violins are particle tracking depths for four sinking speeds, 150 days after release along the Norwegian coast (n = 3.5 million particles). The line and intervals are the median and central 50, 80 and 90% of probability for predicted observations. Probability distributions along the axes match those in </w:t>
      </w:r>
      <w:r w:rsidRPr="00563270">
        <w:rPr>
          <w:b/>
          <w:bCs/>
        </w:rPr>
        <w:t>a</w:t>
      </w:r>
      <w:r w:rsidRPr="00563270">
        <w:t xml:space="preserve"> and </w:t>
      </w:r>
      <w:r w:rsidRPr="00563270">
        <w:rPr>
          <w:b/>
          <w:bCs/>
        </w:rPr>
        <w:t>c</w:t>
      </w:r>
      <w:r w:rsidRPr="00563270">
        <w:t xml:space="preserve">. </w:t>
      </w:r>
      <w:r w:rsidRPr="00563270">
        <w:rPr>
          <w:b/>
          <w:bCs/>
        </w:rPr>
        <w:t>c</w:t>
      </w:r>
      <w:r w:rsidRPr="00563270">
        <w:t xml:space="preserve">, Predicted export depth for kelp and faeces, derived by propagating </w:t>
      </w:r>
      <w:r w:rsidRPr="00563270">
        <w:rPr>
          <w:b/>
          <w:bCs/>
        </w:rPr>
        <w:t>a</w:t>
      </w:r>
      <w:r w:rsidRPr="00563270">
        <w:t xml:space="preserve"> through </w:t>
      </w:r>
      <w:r w:rsidRPr="00563270">
        <w:rPr>
          <w:b/>
          <w:bCs/>
        </w:rPr>
        <w:t>b</w:t>
      </w:r>
      <w:r w:rsidRPr="00563270">
        <w:t>.</w:t>
      </w:r>
    </w:p>
    <w:p w14:paraId="76111A73" w14:textId="77777777" w:rsidR="001E640E" w:rsidRDefault="001E640E" w:rsidP="004F196A"/>
    <w:p w14:paraId="429DE31F" w14:textId="0FE2422B" w:rsidR="004F196A" w:rsidRDefault="004F196A" w:rsidP="004F196A">
      <w:r>
        <w:t xml:space="preserve">Since secondary grazing experiments are inconclusive and the only published decomposition experiment using urchin faeces made no comparison with kelp, it is safer to conservatively weigh up carbon transfer against carbon export and qualitatively discuss why we think secondary consumption is greater overall. </w:t>
      </w:r>
    </w:p>
    <w:p w14:paraId="3E1EEAA3" w14:textId="77777777" w:rsidR="004F196A" w:rsidRDefault="004F196A" w:rsidP="004F196A"/>
    <w:p w14:paraId="431C48E7" w14:textId="5B0A6B4B" w:rsidR="004F196A" w:rsidRDefault="004F196A" w:rsidP="004F196A">
      <w:r>
        <w:t>There is great uncertainty around the difference in carbon export between kelp and faeces but we can put an 88% chance on urchin faeces being exported deeper than kelp (Figure 5). There is a 100% chance that urchins reduce carbon, so we cannot directly weigh up likelihoods. I will calculate the CSP of urchin faeces relative to kelp as the product of the distributions for the defecated proportion carbon (median = 0.29) and the relative export depth (median &gt; 1). The result will be highly uncertain but the probability either side of 1 should be an indicator. Importantly, this ignores decomposition.</w:t>
      </w:r>
    </w:p>
    <w:p w14:paraId="0B25031A" w14:textId="77777777" w:rsidR="001479AB" w:rsidRDefault="001479AB" w:rsidP="004F196A"/>
    <w:p w14:paraId="02F1F823" w14:textId="4BC828C2" w:rsidR="00347208" w:rsidRDefault="00347208" w:rsidP="004F196A">
      <w:r>
        <w:t>Sinking speeds: 4.7 ± 2.7 cm s</w:t>
      </w:r>
      <w:r w:rsidRPr="00347208">
        <w:rPr>
          <w:vertAlign w:val="superscript"/>
        </w:rPr>
        <w:t>−</w:t>
      </w:r>
      <w:r w:rsidRPr="00347208">
        <w:rPr>
          <w:vertAlign w:val="superscript"/>
        </w:rPr>
        <w:t>1</w:t>
      </w:r>
      <w:r>
        <w:t xml:space="preserve"> for kelp and 0.74 ± 0.7 </w:t>
      </w:r>
      <w:r>
        <w:t>cm s</w:t>
      </w:r>
      <w:r w:rsidRPr="00347208">
        <w:rPr>
          <w:vertAlign w:val="superscript"/>
        </w:rPr>
        <w:t>−1</w:t>
      </w:r>
      <w:r>
        <w:t xml:space="preserve"> for</w:t>
      </w:r>
      <w:r>
        <w:t xml:space="preserve"> faeces</w:t>
      </w:r>
    </w:p>
    <w:p w14:paraId="3F09F2BF" w14:textId="77777777" w:rsidR="00347208" w:rsidRDefault="00347208" w:rsidP="004F196A"/>
    <w:p w14:paraId="2F25B005" w14:textId="0827EE09" w:rsidR="004F196A" w:rsidRDefault="00180392" w:rsidP="004F196A">
      <w:r>
        <w:t xml:space="preserve">Relative sinking speed: median = 0.13 (ln mean ± standard deviation = </w:t>
      </w:r>
      <w:r w:rsidRPr="00180392">
        <w:t>−</w:t>
      </w:r>
      <w:r>
        <w:t>2.2 ± 1.4)</w:t>
      </w:r>
      <w:r w:rsidR="00040FD4">
        <w:t xml:space="preserve"> times as low for faeces as for kelp</w:t>
      </w:r>
      <w:r w:rsidR="00970976">
        <w:t>, or 0.95 ± 0.59 orders of magnitude smaller</w:t>
      </w:r>
    </w:p>
    <w:p w14:paraId="1882E43E" w14:textId="77777777" w:rsidR="00347208" w:rsidRDefault="00347208" w:rsidP="004F196A"/>
    <w:p w14:paraId="14ED41F4" w14:textId="55D39FC1" w:rsidR="003E00B8" w:rsidRDefault="003E00B8" w:rsidP="004F196A">
      <w:r>
        <w:t xml:space="preserve">Depth: </w:t>
      </w:r>
      <w:r>
        <w:t xml:space="preserve">median = </w:t>
      </w:r>
      <w:r>
        <w:t>0.86 m (</w:t>
      </w:r>
      <w:r w:rsidRPr="00180392">
        <w:t>−</w:t>
      </w:r>
      <w:r>
        <w:t>0.85 ± 4.4) for kelp and 144 m (4.5 ± 2.5) for faeces</w:t>
      </w:r>
    </w:p>
    <w:p w14:paraId="5EF18059" w14:textId="77777777" w:rsidR="003E00B8" w:rsidRDefault="003E00B8" w:rsidP="004F196A"/>
    <w:p w14:paraId="34A306FB" w14:textId="09904F8E" w:rsidR="00347208" w:rsidRDefault="00347208" w:rsidP="004F196A">
      <w:r>
        <w:t xml:space="preserve">Relative depth: </w:t>
      </w:r>
      <w:r w:rsidR="00040FD4">
        <w:t>median = 139 (5.3 ± 5) times as deep for faeces as for kelp</w:t>
      </w:r>
      <w:r w:rsidR="004948CE">
        <w:t>, or about 2.3 ± 2.2 orders of magnitude.</w:t>
      </w:r>
    </w:p>
    <w:p w14:paraId="48C5DD5F" w14:textId="77777777" w:rsidR="001479AB" w:rsidRDefault="001479AB" w:rsidP="004F196A">
      <w:pPr>
        <w:rPr>
          <w:b/>
          <w:bCs/>
        </w:rPr>
      </w:pPr>
    </w:p>
    <w:p w14:paraId="782CF29E" w14:textId="37F5C169" w:rsidR="00010D08" w:rsidRPr="00010D08" w:rsidRDefault="00010D08" w:rsidP="004F196A">
      <w:r>
        <w:rPr>
          <w:b/>
          <w:bCs/>
        </w:rPr>
        <w:lastRenderedPageBreak/>
        <w:t>Table 3</w:t>
      </w:r>
      <w:r w:rsidRPr="00010D08">
        <w:t>.</w:t>
      </w:r>
      <w:r>
        <w:t xml:space="preserve"> Carbon sequestration potential of </w:t>
      </w:r>
      <w:r w:rsidRPr="00CE7C58">
        <w:rPr>
          <w:i/>
          <w:iCs/>
        </w:rPr>
        <w:t>Strongylocentrotus droebachiensis</w:t>
      </w:r>
      <w:r>
        <w:t xml:space="preserve"> faeces relative to kelp. Estimates are derived from carbon transfer through the urchin, export from Norwegian kelp forests and carbon sequestration potential.</w:t>
      </w:r>
    </w:p>
    <w:p w14:paraId="64B707B0" w14:textId="77777777" w:rsidR="00010D08" w:rsidRPr="00010D08" w:rsidRDefault="00010D08" w:rsidP="004F196A"/>
    <w:p w14:paraId="3943E682" w14:textId="77777777" w:rsidR="00010D08" w:rsidRPr="00010D08" w:rsidRDefault="00010D08" w:rsidP="004F196A"/>
    <w:p w14:paraId="7095D6DC" w14:textId="77777777" w:rsidR="00010D08" w:rsidRPr="00010D08" w:rsidRDefault="00010D08" w:rsidP="004F196A"/>
    <w:p w14:paraId="77DC6D8C" w14:textId="77777777" w:rsidR="00010D08" w:rsidRPr="00010D08" w:rsidRDefault="00010D08" w:rsidP="004F196A"/>
    <w:p w14:paraId="53DE6B15" w14:textId="77777777" w:rsidR="004F196A" w:rsidRDefault="004F196A" w:rsidP="004F196A">
      <w:pPr>
        <w:pStyle w:val="ListParagraph"/>
        <w:numPr>
          <w:ilvl w:val="0"/>
          <w:numId w:val="4"/>
        </w:numPr>
        <w:rPr>
          <w:rFonts w:ascii="Times New Roman" w:hAnsi="Times New Roman"/>
          <w:b/>
          <w:bCs/>
          <w:lang w:val="en-GB"/>
        </w:rPr>
      </w:pPr>
      <w:commentRangeStart w:id="284"/>
      <w:commentRangeStart w:id="285"/>
      <w:r w:rsidRPr="001E6D5A">
        <w:rPr>
          <w:rFonts w:ascii="Times New Roman" w:hAnsi="Times New Roman"/>
          <w:b/>
          <w:bCs/>
          <w:lang w:val="en-GB"/>
        </w:rPr>
        <w:t>Discussion</w:t>
      </w:r>
      <w:commentRangeEnd w:id="284"/>
      <w:r>
        <w:rPr>
          <w:rStyle w:val="CommentReference"/>
          <w:rFonts w:ascii="Times New Roman" w:hAnsi="Times New Roman"/>
          <w:b/>
          <w:bCs/>
          <w:sz w:val="24"/>
          <w:szCs w:val="24"/>
          <w:lang w:val="en-GB"/>
        </w:rPr>
        <w:commentReference w:id="284"/>
      </w:r>
      <w:commentRangeEnd w:id="285"/>
      <w:r>
        <w:rPr>
          <w:rStyle w:val="CommentReference"/>
          <w:rFonts w:ascii="Times New Roman" w:hAnsi="Times New Roman"/>
          <w:b/>
          <w:bCs/>
          <w:sz w:val="24"/>
          <w:szCs w:val="24"/>
          <w:lang w:val="en-GB"/>
        </w:rPr>
        <w:commentReference w:id="285"/>
      </w:r>
    </w:p>
    <w:p w14:paraId="16BEF879" w14:textId="77777777" w:rsidR="004F196A" w:rsidRPr="006C7D01" w:rsidRDefault="004F196A" w:rsidP="004F196A">
      <w:pPr>
        <w:rPr>
          <w:b/>
          <w:bCs/>
        </w:rPr>
      </w:pPr>
    </w:p>
    <w:p w14:paraId="374EE664" w14:textId="77777777" w:rsidR="004F196A" w:rsidRPr="00C673C4" w:rsidRDefault="004F196A" w:rsidP="004F196A">
      <w:pPr>
        <w:rPr>
          <w:b/>
          <w:bCs/>
          <w:i/>
          <w:iCs/>
        </w:rPr>
      </w:pPr>
      <w:r>
        <w:rPr>
          <w:b/>
          <w:bCs/>
          <w:i/>
          <w:iCs/>
        </w:rPr>
        <w:t>T</w:t>
      </w:r>
      <w:r w:rsidRPr="00C673C4">
        <w:rPr>
          <w:b/>
          <w:bCs/>
          <w:i/>
          <w:iCs/>
        </w:rPr>
        <w:t>ransformation</w:t>
      </w:r>
    </w:p>
    <w:p w14:paraId="68E95927" w14:textId="77777777" w:rsidR="004F196A" w:rsidRDefault="004F196A" w:rsidP="004F196A">
      <w:pPr>
        <w:rPr>
          <w:lang w:val="de-DE"/>
        </w:rPr>
      </w:pPr>
    </w:p>
    <w:p w14:paraId="5B0E0A4D" w14:textId="77777777" w:rsidR="004F196A" w:rsidRPr="001E6D5A" w:rsidRDefault="004F196A" w:rsidP="004F196A">
      <w:r w:rsidRPr="001E6D5A">
        <w:t xml:space="preserve">Seasonal change in defecation </w:t>
      </w:r>
      <w:r w:rsidRPr="004A41CC">
        <w:fldChar w:fldCharType="begin"/>
      </w:r>
      <w:r w:rsidRPr="004A41CC">
        <w:instrText>ADDIN BEC{Fuji, 1962 #101506}</w:instrText>
      </w:r>
      <w:r w:rsidRPr="004A41CC">
        <w:fldChar w:fldCharType="separate"/>
      </w:r>
      <w:r w:rsidRPr="004A41CC">
        <w:t>(Fuji 1962)</w:t>
      </w:r>
      <w:r w:rsidRPr="004A41CC">
        <w:fldChar w:fldCharType="end"/>
      </w:r>
      <w:r w:rsidRPr="001E6D5A">
        <w:t xml:space="preserve"> </w:t>
      </w:r>
      <w:r w:rsidRPr="004A41CC">
        <w:fldChar w:fldCharType="begin"/>
      </w:r>
      <w:r w:rsidRPr="004A41CC">
        <w:instrText>ADDIN BEC{Lawrence et al., 1965 #68049}</w:instrText>
      </w:r>
      <w:r w:rsidRPr="004A41CC">
        <w:fldChar w:fldCharType="separate"/>
      </w:r>
      <w:r w:rsidRPr="004A41CC">
        <w:t>(Lawrence et al. 1965)</w:t>
      </w:r>
      <w:r w:rsidRPr="004A41CC">
        <w:fldChar w:fldCharType="end"/>
      </w:r>
    </w:p>
    <w:p w14:paraId="44AE23B5" w14:textId="77777777" w:rsidR="004F196A" w:rsidRDefault="004F196A" w:rsidP="004F196A">
      <w:pPr>
        <w:rPr>
          <w:lang w:val="de-DE"/>
        </w:rPr>
      </w:pPr>
    </w:p>
    <w:p w14:paraId="679CBAA2" w14:textId="77777777" w:rsidR="004F196A" w:rsidRPr="001E6D5A" w:rsidRDefault="004F196A" w:rsidP="004F196A">
      <w:pPr>
        <w:rPr>
          <w:b/>
          <w:bCs/>
        </w:rPr>
      </w:pPr>
      <w:r w:rsidRPr="001E6D5A">
        <w:t xml:space="preserve">90% of carbon absorbed </w:t>
      </w:r>
      <w:r w:rsidRPr="004A41CC">
        <w:fldChar w:fldCharType="begin"/>
      </w:r>
      <w:r w:rsidRPr="004A41CC">
        <w:instrText>ADDIN BEC{Farmafarmaian and Phillips, 1962 #107824}</w:instrText>
      </w:r>
      <w:r w:rsidRPr="004A41CC">
        <w:fldChar w:fldCharType="separate"/>
      </w:r>
      <w:r w:rsidRPr="004A41CC">
        <w:t>(Farmafarmaian &amp; Phillips 1962)</w:t>
      </w:r>
      <w:r w:rsidRPr="004A41CC">
        <w:fldChar w:fldCharType="end"/>
      </w:r>
    </w:p>
    <w:p w14:paraId="02B0B791" w14:textId="77777777" w:rsidR="004F196A" w:rsidRDefault="004F196A" w:rsidP="004F196A">
      <w:pPr>
        <w:rPr>
          <w:lang w:val="de-DE"/>
        </w:rPr>
      </w:pPr>
    </w:p>
    <w:p w14:paraId="507ED991" w14:textId="77777777" w:rsidR="004F196A" w:rsidRPr="008E6ED3" w:rsidRDefault="004F196A" w:rsidP="004F196A">
      <w:pPr>
        <w:rPr>
          <w:lang w:val="de-DE"/>
        </w:rPr>
      </w:pPr>
      <w:r w:rsidRPr="008E6ED3">
        <w:rPr>
          <w:lang w:val="de-DE"/>
        </w:rPr>
        <w:t xml:space="preserve">Enzymes </w:t>
      </w:r>
      <w:r w:rsidRPr="007571B6">
        <w:rPr>
          <w:lang w:val="de-DE"/>
        </w:rPr>
        <w:fldChar w:fldCharType="begin"/>
      </w:r>
      <w:r w:rsidRPr="007571B6">
        <w:rPr>
          <w:lang w:val="de-DE"/>
        </w:rPr>
        <w:instrText>ADDIN BEC{Koch et al., 2025 #95331; Koch et al., 2025 #62367}{Lawrence, 1975 #66119}</w:instrText>
      </w:r>
      <w:r w:rsidRPr="007571B6">
        <w:rPr>
          <w:lang w:val="de-DE"/>
        </w:rPr>
        <w:fldChar w:fldCharType="separate"/>
      </w:r>
      <w:r w:rsidRPr="007571B6">
        <w:rPr>
          <w:lang w:val="de-DE"/>
        </w:rPr>
        <w:t>(Lawrence 1975, Koch et al. 2025a, b)</w:t>
      </w:r>
      <w:r w:rsidRPr="007571B6">
        <w:rPr>
          <w:lang w:val="de-DE"/>
        </w:rPr>
        <w:fldChar w:fldCharType="end"/>
      </w:r>
    </w:p>
    <w:p w14:paraId="2D6D69BE" w14:textId="77777777" w:rsidR="004F196A" w:rsidRPr="008E6ED3" w:rsidRDefault="004F196A" w:rsidP="004F196A">
      <w:pPr>
        <w:rPr>
          <w:lang w:val="de-DE"/>
        </w:rPr>
      </w:pPr>
    </w:p>
    <w:p w14:paraId="597E753D" w14:textId="77777777" w:rsidR="004F196A" w:rsidRDefault="004F196A" w:rsidP="004F196A">
      <w:r w:rsidRPr="001E6D5A">
        <w:t xml:space="preserve">Increased calorific value </w:t>
      </w:r>
      <w:r w:rsidRPr="007571B6">
        <w:fldChar w:fldCharType="begin"/>
      </w:r>
      <w:r w:rsidRPr="007571B6">
        <w:instrText>ADDIN BEC{Dethier et al., 2019 #28250}</w:instrText>
      </w:r>
      <w:r w:rsidRPr="007571B6">
        <w:fldChar w:fldCharType="separate"/>
      </w:r>
      <w:r w:rsidRPr="007571B6">
        <w:t>(Dethier et al. 2019)</w:t>
      </w:r>
      <w:r w:rsidRPr="007571B6">
        <w:fldChar w:fldCharType="end"/>
      </w:r>
      <w:r>
        <w:t xml:space="preserve"> </w:t>
      </w:r>
      <w:r w:rsidRPr="001E6D5A">
        <w:t xml:space="preserve">Decreased calorific value </w:t>
      </w:r>
      <w:r w:rsidRPr="007571B6">
        <w:fldChar w:fldCharType="begin"/>
      </w:r>
      <w:r w:rsidRPr="007571B6">
        <w:instrText>ADDIN BEC{Bedford and Moore, 1985 #46780}</w:instrText>
      </w:r>
      <w:r w:rsidRPr="007571B6">
        <w:fldChar w:fldCharType="separate"/>
      </w:r>
      <w:r w:rsidRPr="007571B6">
        <w:t>(Bedford &amp; Moore 1985)</w:t>
      </w:r>
      <w:r w:rsidRPr="007571B6">
        <w:fldChar w:fldCharType="end"/>
      </w:r>
      <w:r w:rsidRPr="001E6D5A">
        <w:t xml:space="preserve"> </w:t>
      </w:r>
      <w:r w:rsidRPr="007571B6">
        <w:fldChar w:fldCharType="begin"/>
      </w:r>
      <w:r w:rsidRPr="007571B6">
        <w:instrText>ADDIN BEC{Miller and Mann, 1973 #1904}</w:instrText>
      </w:r>
      <w:r w:rsidRPr="007571B6">
        <w:fldChar w:fldCharType="separate"/>
      </w:r>
      <w:r w:rsidRPr="007571B6">
        <w:t>(Miller &amp; Mann 1973)</w:t>
      </w:r>
      <w:r w:rsidRPr="007571B6">
        <w:fldChar w:fldCharType="end"/>
      </w:r>
      <w:r>
        <w:t xml:space="preserve"> </w:t>
      </w:r>
      <w:r w:rsidRPr="007571B6">
        <w:fldChar w:fldCharType="begin"/>
      </w:r>
      <w:r w:rsidRPr="007571B6">
        <w:instrText>ADDIN BEC{Prado et al., 2014 #95480; Prado et al., 2012 #59733}</w:instrText>
      </w:r>
      <w:r w:rsidRPr="007571B6">
        <w:fldChar w:fldCharType="separate"/>
      </w:r>
      <w:r w:rsidRPr="007571B6">
        <w:t>(Prado et al. 2012, 2014)</w:t>
      </w:r>
      <w:r w:rsidRPr="007571B6">
        <w:fldChar w:fldCharType="end"/>
      </w:r>
    </w:p>
    <w:p w14:paraId="63648F7B" w14:textId="77777777" w:rsidR="004F196A" w:rsidRDefault="004F196A" w:rsidP="004F196A"/>
    <w:p w14:paraId="23E15839" w14:textId="77777777" w:rsidR="004F196A" w:rsidRDefault="004F196A" w:rsidP="004F196A">
      <w:r w:rsidRPr="001E6D5A">
        <w:t xml:space="preserve">Decreased carbon </w:t>
      </w:r>
      <w:r w:rsidRPr="007571B6">
        <w:fldChar w:fldCharType="begin"/>
      </w:r>
      <w:r w:rsidRPr="007571B6">
        <w:instrText>ADDIN BEC{Dethier et al., 2019 #28250}</w:instrText>
      </w:r>
      <w:r w:rsidRPr="007571B6">
        <w:fldChar w:fldCharType="separate"/>
      </w:r>
      <w:r w:rsidRPr="007571B6">
        <w:t>(Dethier et al. 2019)</w:t>
      </w:r>
      <w:r w:rsidRPr="007571B6">
        <w:fldChar w:fldCharType="end"/>
      </w:r>
      <w:r>
        <w:t xml:space="preserve"> </w:t>
      </w:r>
      <w:r w:rsidRPr="007571B6">
        <w:fldChar w:fldCharType="begin"/>
      </w:r>
      <w:r w:rsidRPr="007571B6">
        <w:instrText>ADDIN BEC{Bedford and Moore, 1985 #46780}</w:instrText>
      </w:r>
      <w:r w:rsidRPr="007571B6">
        <w:fldChar w:fldCharType="separate"/>
      </w:r>
      <w:r w:rsidRPr="007571B6">
        <w:t>(Bedford &amp; Moore 1985)</w:t>
      </w:r>
      <w:r w:rsidRPr="007571B6">
        <w:fldChar w:fldCharType="end"/>
      </w:r>
      <w:r>
        <w:t xml:space="preserve"> </w:t>
      </w:r>
      <w:r w:rsidRPr="000D2827">
        <w:fldChar w:fldCharType="begin"/>
      </w:r>
      <w:r w:rsidRPr="000D2827">
        <w:instrText>ADDIN BEC{Sauchyn and Scheibling, 2009 #82871; Sauchyn and Scheibling, 2009 #84657; Sauchyn et al., 2011 #41587}</w:instrText>
      </w:r>
      <w:r w:rsidRPr="000D2827">
        <w:fldChar w:fldCharType="separate"/>
      </w:r>
      <w:r w:rsidRPr="000D2827">
        <w:t>(Sauchyn &amp; Scheibling 2009a, b, Sauchyn et al. 2011)</w:t>
      </w:r>
      <w:r w:rsidRPr="000D2827">
        <w:fldChar w:fldCharType="end"/>
      </w:r>
    </w:p>
    <w:p w14:paraId="170243D3" w14:textId="77777777" w:rsidR="004F196A" w:rsidRPr="001E6D5A" w:rsidRDefault="004F196A" w:rsidP="004F196A"/>
    <w:p w14:paraId="4CF0A335" w14:textId="77777777" w:rsidR="004F196A" w:rsidRDefault="004F196A" w:rsidP="004F196A">
      <w:r w:rsidRPr="001E6D5A">
        <w:t xml:space="preserve">Chlorophyll degradation and physiology </w:t>
      </w:r>
      <w:r w:rsidRPr="007F74CB">
        <w:fldChar w:fldCharType="begin"/>
      </w:r>
      <w:r w:rsidRPr="007F74CB">
        <w:instrText>ADDIN BEC{Mills et al., 2000 #39423}</w:instrText>
      </w:r>
      <w:r w:rsidRPr="007F74CB">
        <w:fldChar w:fldCharType="separate"/>
      </w:r>
      <w:r w:rsidRPr="007F74CB">
        <w:t>(Mills et al. 2000)</w:t>
      </w:r>
      <w:r w:rsidRPr="007F74CB">
        <w:fldChar w:fldCharType="end"/>
      </w:r>
      <w:r>
        <w:t xml:space="preserve"> </w:t>
      </w:r>
      <w:r w:rsidRPr="007F74CB">
        <w:fldChar w:fldCharType="begin"/>
      </w:r>
      <w:r w:rsidRPr="007F74CB">
        <w:instrText>ADDIN BEC{Abele-Oeschger and Theede, 1991 #60731}</w:instrText>
      </w:r>
      <w:r w:rsidRPr="007F74CB">
        <w:fldChar w:fldCharType="separate"/>
      </w:r>
      <w:r w:rsidRPr="007F74CB">
        <w:t>(Abele-Oeschger &amp; Theede 1991)</w:t>
      </w:r>
      <w:r w:rsidRPr="007F74CB">
        <w:fldChar w:fldCharType="end"/>
      </w:r>
      <w:r>
        <w:t xml:space="preserve"> </w:t>
      </w:r>
      <w:r w:rsidRPr="007F74CB">
        <w:fldChar w:fldCharType="begin"/>
      </w:r>
      <w:r w:rsidRPr="007F74CB">
        <w:instrText>ADDIN BEC{Cartaxana et al., 2003 #4198}</w:instrText>
      </w:r>
      <w:r w:rsidRPr="007F74CB">
        <w:fldChar w:fldCharType="separate"/>
      </w:r>
      <w:r w:rsidRPr="007F74CB">
        <w:t>(Cartaxana et al. 2003)</w:t>
      </w:r>
      <w:r w:rsidRPr="007F74CB">
        <w:fldChar w:fldCharType="end"/>
      </w:r>
      <w:r>
        <w:t xml:space="preserve"> </w:t>
      </w:r>
      <w:r w:rsidRPr="007F74CB">
        <w:fldChar w:fldCharType="begin"/>
      </w:r>
      <w:r w:rsidRPr="007F74CB">
        <w:instrText>ADDIN BEC{David et al., 2020 #17866}</w:instrText>
      </w:r>
      <w:r w:rsidRPr="007F74CB">
        <w:fldChar w:fldCharType="separate"/>
      </w:r>
      <w:r w:rsidRPr="007F74CB">
        <w:t>(David et al. 2020)</w:t>
      </w:r>
      <w:r w:rsidRPr="007F74CB">
        <w:fldChar w:fldCharType="end"/>
      </w:r>
      <w:r>
        <w:t xml:space="preserve"> </w:t>
      </w:r>
      <w:r w:rsidRPr="007F74CB">
        <w:fldChar w:fldCharType="begin"/>
      </w:r>
      <w:r w:rsidRPr="007F74CB">
        <w:instrText>ADDIN BEC{Harmelin-Vivien et al., 1992 #10317}</w:instrText>
      </w:r>
      <w:r w:rsidRPr="007F74CB">
        <w:fldChar w:fldCharType="separate"/>
      </w:r>
      <w:r w:rsidRPr="007F74CB">
        <w:t>(Harmelin-Vivien et al. 1992)</w:t>
      </w:r>
      <w:r w:rsidRPr="007F74CB">
        <w:fldChar w:fldCharType="end"/>
      </w:r>
      <w:r>
        <w:t xml:space="preserve"> </w:t>
      </w:r>
      <w:r w:rsidRPr="007F74CB">
        <w:fldChar w:fldCharType="begin"/>
      </w:r>
      <w:r w:rsidRPr="007F74CB">
        <w:instrText>ADDIN BEC{Szymczak-Żyla et al., 2008 #101781}</w:instrText>
      </w:r>
      <w:r w:rsidRPr="007F74CB">
        <w:fldChar w:fldCharType="separate"/>
      </w:r>
      <w:r w:rsidRPr="007F74CB">
        <w:t>(Szymczak-Żyla et al. 2008)</w:t>
      </w:r>
      <w:r w:rsidRPr="007F74CB">
        <w:fldChar w:fldCharType="end"/>
      </w:r>
      <w:r>
        <w:t xml:space="preserve"> </w:t>
      </w:r>
      <w:r w:rsidRPr="007F74CB">
        <w:fldChar w:fldCharType="begin"/>
      </w:r>
      <w:r w:rsidRPr="007F74CB">
        <w:instrText>ADDIN BEC{Shuman and Lorenzen, 1975 #43347}</w:instrText>
      </w:r>
      <w:r w:rsidRPr="007F74CB">
        <w:fldChar w:fldCharType="separate"/>
      </w:r>
      <w:r w:rsidRPr="007F74CB">
        <w:t>(Shuman &amp; Lorenzen 1975)</w:t>
      </w:r>
      <w:r w:rsidRPr="007F74CB">
        <w:fldChar w:fldCharType="end"/>
      </w:r>
      <w:r w:rsidRPr="001E6D5A">
        <w:t xml:space="preserve"> </w:t>
      </w:r>
      <w:r w:rsidRPr="007F74CB">
        <w:fldChar w:fldCharType="begin"/>
      </w:r>
      <w:r w:rsidRPr="007F74CB">
        <w:instrText>ADDIN BEC{Oetama et al., 2021 #45483}</w:instrText>
      </w:r>
      <w:r w:rsidRPr="007F74CB">
        <w:fldChar w:fldCharType="separate"/>
      </w:r>
      <w:r w:rsidRPr="007F74CB">
        <w:t>(Oetama et al. 2021)</w:t>
      </w:r>
      <w:r w:rsidRPr="007F74CB">
        <w:fldChar w:fldCharType="end"/>
      </w:r>
      <w:r>
        <w:t xml:space="preserve"> </w:t>
      </w:r>
      <w:r w:rsidRPr="007F74CB">
        <w:fldChar w:fldCharType="begin"/>
      </w:r>
      <w:r w:rsidRPr="007F74CB">
        <w:instrText>ADDIN BEC{Badgaa et al., 2014 #51506; Badgaa et al., 2015 #25606}</w:instrText>
      </w:r>
      <w:r w:rsidRPr="007F74CB">
        <w:fldChar w:fldCharType="separate"/>
      </w:r>
      <w:r w:rsidRPr="007F74CB">
        <w:t>(Badgaa et al. 2014, 2015)</w:t>
      </w:r>
      <w:r w:rsidRPr="007F74CB">
        <w:fldChar w:fldCharType="end"/>
      </w:r>
      <w:r w:rsidRPr="001E6D5A">
        <w:t xml:space="preserve"> </w:t>
      </w:r>
      <w:r w:rsidRPr="007F74CB">
        <w:fldChar w:fldCharType="begin"/>
      </w:r>
      <w:r w:rsidRPr="007F74CB">
        <w:instrText>ADDIN BEC{Boon and Duineveld, 2012 #72438}</w:instrText>
      </w:r>
      <w:r w:rsidRPr="007F74CB">
        <w:fldChar w:fldCharType="separate"/>
      </w:r>
      <w:r w:rsidRPr="007F74CB">
        <w:t>(Boon &amp; Duineveld 2012)</w:t>
      </w:r>
      <w:r w:rsidRPr="007F74CB">
        <w:fldChar w:fldCharType="end"/>
      </w:r>
      <w:r w:rsidRPr="001E6D5A">
        <w:t xml:space="preserve"> </w:t>
      </w:r>
      <w:r w:rsidRPr="007F74CB">
        <w:fldChar w:fldCharType="begin"/>
      </w:r>
      <w:r w:rsidRPr="007F74CB">
        <w:instrText>ADDIN BEC{Coelho et al., 2011 #48584}</w:instrText>
      </w:r>
      <w:r w:rsidRPr="007F74CB">
        <w:fldChar w:fldCharType="separate"/>
      </w:r>
      <w:r w:rsidRPr="007F74CB">
        <w:t>(Coelho et al. 2011)</w:t>
      </w:r>
      <w:r w:rsidRPr="007F74CB">
        <w:fldChar w:fldCharType="end"/>
      </w:r>
      <w:r>
        <w:t xml:space="preserve"> </w:t>
      </w:r>
      <w:r w:rsidRPr="007F74CB">
        <w:fldChar w:fldCharType="begin"/>
      </w:r>
      <w:r w:rsidRPr="007F74CB">
        <w:instrText>ADDIN BEC{Cabral de Oliveira, 1991 #91475}</w:instrText>
      </w:r>
      <w:r w:rsidRPr="007F74CB">
        <w:fldChar w:fldCharType="separate"/>
      </w:r>
      <w:r w:rsidRPr="007F74CB">
        <w:t>(Cabral de Oliveira 1991)</w:t>
      </w:r>
      <w:r w:rsidRPr="007F74CB">
        <w:fldChar w:fldCharType="end"/>
      </w:r>
      <w:r>
        <w:t xml:space="preserve"> </w:t>
      </w:r>
      <w:r w:rsidRPr="007F74CB">
        <w:fldChar w:fldCharType="begin"/>
      </w:r>
      <w:r w:rsidRPr="007F74CB">
        <w:instrText>ADDIN BEC{Skern et al., 2003 #88412}</w:instrText>
      </w:r>
      <w:r w:rsidRPr="007F74CB">
        <w:fldChar w:fldCharType="separate"/>
      </w:r>
      <w:r w:rsidRPr="007F74CB">
        <w:t>(Skern et al. 2003)</w:t>
      </w:r>
      <w:r w:rsidRPr="007F74CB">
        <w:fldChar w:fldCharType="end"/>
      </w:r>
      <w:r>
        <w:t xml:space="preserve"> </w:t>
      </w:r>
      <w:r w:rsidRPr="007F74CB">
        <w:fldChar w:fldCharType="begin"/>
      </w:r>
      <w:r w:rsidRPr="007F74CB">
        <w:instrText>ADDIN BEC{Shafique et al., 2010 #97564}</w:instrText>
      </w:r>
      <w:r w:rsidRPr="007F74CB">
        <w:fldChar w:fldCharType="separate"/>
      </w:r>
      <w:r w:rsidRPr="007F74CB">
        <w:t>(Shafique et al. 2010)</w:t>
      </w:r>
      <w:r w:rsidRPr="007F74CB">
        <w:fldChar w:fldCharType="end"/>
      </w:r>
    </w:p>
    <w:p w14:paraId="46B212E0" w14:textId="77777777" w:rsidR="004F196A" w:rsidRDefault="004F196A" w:rsidP="004F196A"/>
    <w:p w14:paraId="388B076C" w14:textId="77777777" w:rsidR="004F196A" w:rsidRPr="001E6D5A" w:rsidRDefault="004F196A" w:rsidP="004F196A">
      <w:r w:rsidRPr="001E6D5A">
        <w:t xml:space="preserve">Pigments are essential for urchins </w:t>
      </w:r>
      <w:r w:rsidRPr="007F74CB">
        <w:fldChar w:fldCharType="begin"/>
      </w:r>
      <w:r w:rsidRPr="007F74CB">
        <w:instrText>ADDIN BEC{Eddy et al., 2012 #51660}</w:instrText>
      </w:r>
      <w:r w:rsidRPr="007F74CB">
        <w:fldChar w:fldCharType="separate"/>
      </w:r>
      <w:r w:rsidRPr="007F74CB">
        <w:t>(Eddy et al. 2012)</w:t>
      </w:r>
      <w:r w:rsidRPr="007F74CB">
        <w:fldChar w:fldCharType="end"/>
      </w:r>
      <w:r>
        <w:t>}</w:t>
      </w:r>
    </w:p>
    <w:p w14:paraId="48A8913A" w14:textId="77777777" w:rsidR="004F196A" w:rsidRPr="001E6D5A" w:rsidRDefault="004F196A" w:rsidP="004F196A">
      <w:r w:rsidRPr="001E6D5A">
        <w:t xml:space="preserve">Urchins remove mannitol laminarin etc </w:t>
      </w:r>
      <w:r w:rsidRPr="007F74CB">
        <w:fldChar w:fldCharType="begin"/>
      </w:r>
      <w:r w:rsidRPr="007F74CB">
        <w:instrText>ADDIN BEC{Yano, 1993 #4245}</w:instrText>
      </w:r>
      <w:r w:rsidRPr="007F74CB">
        <w:fldChar w:fldCharType="separate"/>
      </w:r>
      <w:r w:rsidRPr="007F74CB">
        <w:t>(Yano 1993)</w:t>
      </w:r>
      <w:r w:rsidRPr="007F74CB">
        <w:fldChar w:fldCharType="end"/>
      </w:r>
    </w:p>
    <w:p w14:paraId="05D8337E" w14:textId="77777777" w:rsidR="004F196A" w:rsidRPr="001E6D5A" w:rsidRDefault="004F196A" w:rsidP="004F196A">
      <w:r w:rsidRPr="001E6D5A">
        <w:t xml:space="preserve">Composition of diet affects feeding </w:t>
      </w:r>
      <w:r w:rsidRPr="007F74CB">
        <w:fldChar w:fldCharType="begin"/>
      </w:r>
      <w:r w:rsidRPr="007F74CB">
        <w:instrText>ADDIN BEC{Lyons and Scheibling, 2007 #68156; Lyons and Scheibling, 2007 #89217}</w:instrText>
      </w:r>
      <w:r w:rsidRPr="007F74CB">
        <w:fldChar w:fldCharType="separate"/>
      </w:r>
      <w:r w:rsidRPr="007F74CB">
        <w:t>(Lyons &amp; Scheibling 2007a, b)</w:t>
      </w:r>
      <w:r w:rsidRPr="007F74CB">
        <w:fldChar w:fldCharType="end"/>
      </w:r>
    </w:p>
    <w:p w14:paraId="523C1EF2" w14:textId="77777777" w:rsidR="004F196A" w:rsidRPr="001E6D5A" w:rsidRDefault="004F196A" w:rsidP="004F196A">
      <w:pPr>
        <w:rPr>
          <w:b/>
          <w:bCs/>
        </w:rPr>
      </w:pPr>
      <w:r w:rsidRPr="001E6D5A">
        <w:t xml:space="preserve">Carbon incorporation measured directly </w:t>
      </w:r>
      <w:r w:rsidRPr="004A41CC">
        <w:fldChar w:fldCharType="begin"/>
      </w:r>
      <w:r w:rsidRPr="004A41CC">
        <w:instrText>ADDIN BEC{Farmafarmaian and Phillips, 1962 #107824}</w:instrText>
      </w:r>
      <w:r w:rsidRPr="004A41CC">
        <w:fldChar w:fldCharType="separate"/>
      </w:r>
      <w:r w:rsidRPr="004A41CC">
        <w:t>(Farmafarmaian &amp; Phillips 1962)</w:t>
      </w:r>
      <w:r w:rsidRPr="004A41CC">
        <w:fldChar w:fldCharType="end"/>
      </w:r>
    </w:p>
    <w:p w14:paraId="677C1044" w14:textId="77777777" w:rsidR="004F196A" w:rsidRPr="001E6D5A" w:rsidRDefault="004F196A" w:rsidP="004F196A"/>
    <w:p w14:paraId="1D88DF31" w14:textId="77777777" w:rsidR="004F196A" w:rsidRPr="00551419" w:rsidRDefault="004F196A" w:rsidP="004F196A">
      <w:pPr>
        <w:rPr>
          <w:b/>
          <w:bCs/>
        </w:rPr>
      </w:pPr>
    </w:p>
    <w:p w14:paraId="26E71027" w14:textId="13062F90" w:rsidR="004F196A" w:rsidRPr="00C673C4" w:rsidRDefault="004F196A" w:rsidP="004F196A">
      <w:pPr>
        <w:rPr>
          <w:b/>
          <w:bCs/>
          <w:i/>
          <w:iCs/>
        </w:rPr>
      </w:pPr>
      <w:r w:rsidRPr="00C673C4">
        <w:rPr>
          <w:b/>
          <w:bCs/>
          <w:i/>
          <w:iCs/>
        </w:rPr>
        <w:t xml:space="preserve">Secondary </w:t>
      </w:r>
      <w:r w:rsidR="00404631">
        <w:rPr>
          <w:b/>
          <w:bCs/>
          <w:i/>
          <w:iCs/>
        </w:rPr>
        <w:t>grazing</w:t>
      </w:r>
    </w:p>
    <w:p w14:paraId="0963683C" w14:textId="77777777" w:rsidR="004F196A" w:rsidRPr="008E6ED3" w:rsidRDefault="004F196A" w:rsidP="004F196A">
      <w:r w:rsidRPr="008E6ED3">
        <w:t xml:space="preserve">Amphipod feeding </w:t>
      </w:r>
      <w:r w:rsidRPr="00C7280E">
        <w:fldChar w:fldCharType="begin"/>
      </w:r>
      <w:r w:rsidRPr="00C7280E">
        <w:instrText>ADDIN BEC{Hay et al., 1998 #27800}</w:instrText>
      </w:r>
      <w:r w:rsidRPr="00C7280E">
        <w:fldChar w:fldCharType="separate"/>
      </w:r>
      <w:r w:rsidRPr="00C7280E">
        <w:t>(Hay et al. 1998)</w:t>
      </w:r>
      <w:r w:rsidRPr="00C7280E">
        <w:fldChar w:fldCharType="end"/>
      </w:r>
      <w:r>
        <w:t xml:space="preserve"> </w:t>
      </w:r>
      <w:r w:rsidRPr="00C7280E">
        <w:fldChar w:fldCharType="begin"/>
      </w:r>
      <w:r w:rsidRPr="00C7280E">
        <w:instrText>ADDIN BEC{Molis et al., 2010 #7542}</w:instrText>
      </w:r>
      <w:r w:rsidRPr="00C7280E">
        <w:fldChar w:fldCharType="separate"/>
      </w:r>
      <w:r w:rsidRPr="00C7280E">
        <w:t>(Molis et al. 2010)</w:t>
      </w:r>
      <w:r w:rsidRPr="00C7280E">
        <w:fldChar w:fldCharType="end"/>
      </w:r>
      <w:r w:rsidRPr="008E6ED3">
        <w:t xml:space="preserve"> </w:t>
      </w:r>
      <w:r w:rsidRPr="00C7280E">
        <w:fldChar w:fldCharType="begin"/>
      </w:r>
      <w:r w:rsidRPr="00C7280E">
        <w:instrText>ADDIN BEC{Hay et al., 1987 #9146}</w:instrText>
      </w:r>
      <w:r w:rsidRPr="00C7280E">
        <w:fldChar w:fldCharType="separate"/>
      </w:r>
      <w:r w:rsidRPr="00C7280E">
        <w:t>(Hay et al. 1987)</w:t>
      </w:r>
      <w:r w:rsidRPr="00C7280E">
        <w:fldChar w:fldCharType="end"/>
      </w:r>
      <w:r w:rsidRPr="008E6ED3">
        <w:t xml:space="preserve"> </w:t>
      </w:r>
      <w:r w:rsidRPr="00C7280E">
        <w:fldChar w:fldCharType="begin"/>
      </w:r>
      <w:r w:rsidRPr="00C7280E">
        <w:instrText>ADDIN BEC{Molis et al., 2008 #104044}</w:instrText>
      </w:r>
      <w:r w:rsidRPr="00C7280E">
        <w:fldChar w:fldCharType="separate"/>
      </w:r>
      <w:r w:rsidRPr="00C7280E">
        <w:t>(Molis et al. 2008)</w:t>
      </w:r>
      <w:r w:rsidRPr="00C7280E">
        <w:fldChar w:fldCharType="end"/>
      </w:r>
      <w:r>
        <w:t xml:space="preserve"> </w:t>
      </w:r>
      <w:r w:rsidRPr="00C7280E">
        <w:fldChar w:fldCharType="begin"/>
      </w:r>
      <w:r w:rsidRPr="00C7280E">
        <w:instrText>ADDIN BEC{Wessels et al., 2006 #94033}</w:instrText>
      </w:r>
      <w:r w:rsidRPr="00C7280E">
        <w:fldChar w:fldCharType="separate"/>
      </w:r>
      <w:r w:rsidRPr="00C7280E">
        <w:t>(Wessels et al. 2006)</w:t>
      </w:r>
      <w:r w:rsidRPr="00C7280E">
        <w:fldChar w:fldCharType="end"/>
      </w:r>
    </w:p>
    <w:p w14:paraId="45A284E3" w14:textId="77777777" w:rsidR="004F196A" w:rsidRDefault="004F196A" w:rsidP="004F196A">
      <w:r>
        <w:t>Holothurians feeding on urchin faeces</w:t>
      </w:r>
      <w:r w:rsidRPr="001E6D5A">
        <w:t xml:space="preserve"> </w:t>
      </w:r>
      <w:r>
        <w:fldChar w:fldCharType="begin"/>
      </w:r>
      <w:r>
        <w:instrText>ADDIN BEC{Sonnenholzner-Varas et al., 2019, #89930}</w:instrText>
      </w:r>
      <w:r>
        <w:fldChar w:fldCharType="separate"/>
      </w:r>
      <w:r>
        <w:t>(Sonnenholzner-Varas et al. 2019)</w:t>
      </w:r>
      <w:r>
        <w:fldChar w:fldCharType="end"/>
      </w:r>
    </w:p>
    <w:p w14:paraId="06D0D00F" w14:textId="77777777" w:rsidR="004F196A" w:rsidRPr="001E6D5A" w:rsidRDefault="004F196A" w:rsidP="004F196A">
      <w:pPr>
        <w:rPr>
          <w:ins w:id="286" w:author="kfilbeedexter@gmail.com" w:date="2026-03-09T02:26:00Z" w16du:dateUtc="2026-03-09T02:26:15Z"/>
        </w:rPr>
      </w:pPr>
      <w:r>
        <w:fldChar w:fldCharType="begin"/>
      </w:r>
      <w:r>
        <w:instrText>ADDIN BEC{Yorke et al., 2019 #37704}</w:instrText>
      </w:r>
      <w:r>
        <w:fldChar w:fldCharType="separate"/>
      </w:r>
      <w:r>
        <w:t>(Yorke et al. 2019)</w:t>
      </w:r>
      <w:r>
        <w:fldChar w:fldCharType="end"/>
      </w:r>
      <w:r>
        <w:t xml:space="preserve"> provide strong evidence that sea urchins enhance carbon flow into secondary consumers.</w:t>
      </w:r>
    </w:p>
    <w:p w14:paraId="3FB17B51" w14:textId="33E67BDD" w:rsidR="71D4F49B" w:rsidRDefault="71D4F49B">
      <w:ins w:id="287" w:author="kfilbeedexter@gmail.com" w:date="2026-03-09T02:32:00Z" w16du:dateUtc="2026-03-09T02:32:59Z">
        <w:r>
          <w:t>Link this back to biodiver</w:t>
        </w:r>
      </w:ins>
      <w:ins w:id="288" w:author="kfilbeedexter@gmail.com" w:date="2026-03-09T02:33:00Z" w16du:dateUtc="2026-03-09T02:33:05Z">
        <w:r>
          <w:t>sity</w:t>
        </w:r>
        <w:r w:rsidR="6A021B91">
          <w:t xml:space="preserve"> – </w:t>
        </w:r>
        <w:r>
          <w:t>urchins</w:t>
        </w:r>
      </w:ins>
      <w:ins w:id="289" w:author="kfilbeedexter@gmail.com" w:date="2026-03-09T02:26:00Z" w16du:dateUtc="2026-03-09T02:26:36Z">
        <w:r w:rsidR="7EBCD96E">
          <w:t xml:space="preserve"> </w:t>
        </w:r>
      </w:ins>
      <w:ins w:id="290" w:author="kfilbeedexter@gmail.com" w:date="2026-03-09T02:33:00Z" w16du:dateUtc="2026-03-09T02:33:05Z">
        <w:r w:rsidR="6A021B91">
          <w:t xml:space="preserve">should </w:t>
        </w:r>
      </w:ins>
      <w:ins w:id="291" w:author="kfilbeedexter@gmail.com" w:date="2026-03-09T02:26:00Z" w16du:dateUtc="2026-03-09T02:26:36Z">
        <w:r w:rsidR="7EBCD96E">
          <w:t xml:space="preserve">impact secondary production and benthic food webs. </w:t>
        </w:r>
      </w:ins>
    </w:p>
    <w:p w14:paraId="13CA8FE4" w14:textId="77777777" w:rsidR="004F196A" w:rsidRPr="008E6ED3" w:rsidRDefault="004F196A" w:rsidP="004F196A"/>
    <w:p w14:paraId="5CFED965" w14:textId="77777777" w:rsidR="004F196A" w:rsidRPr="00AA3D36" w:rsidRDefault="004F196A" w:rsidP="004F196A">
      <w:pPr>
        <w:rPr>
          <w:b/>
          <w:bCs/>
          <w:i/>
          <w:iCs/>
        </w:rPr>
      </w:pPr>
      <w:r w:rsidRPr="00AA3D36">
        <w:rPr>
          <w:b/>
          <w:bCs/>
          <w:i/>
          <w:iCs/>
        </w:rPr>
        <w:t>Carbon sequestration potential</w:t>
      </w:r>
    </w:p>
    <w:p w14:paraId="5DF6AF14" w14:textId="1FD5788D" w:rsidR="004F196A" w:rsidRPr="006C7D01" w:rsidRDefault="6F218986">
      <w:pPr>
        <w:pStyle w:val="ListParagraph"/>
        <w:numPr>
          <w:ilvl w:val="0"/>
          <w:numId w:val="1"/>
        </w:numPr>
        <w:rPr>
          <w:ins w:id="292" w:author="kfilbeedexter@gmail.com" w:date="2026-03-09T02:31:00Z" w16du:dateUtc="2026-03-09T02:31:21Z"/>
          <w:rFonts w:ascii="Times New Roman" w:hAnsi="Times New Roman"/>
        </w:rPr>
        <w:pPrChange w:id="293" w:author="kfilbeedexter@gmail.com" w:date="2026-03-09T02:26:00Z">
          <w:pPr>
            <w:pStyle w:val="ListParagraph"/>
            <w:ind w:left="0"/>
          </w:pPr>
        </w:pPrChange>
      </w:pPr>
      <w:ins w:id="294" w:author="kfilbeedexter@gmail.com" w:date="2026-03-09T02:28:00Z" w16du:dateUtc="2026-03-09T02:28:20Z">
        <w:r w:rsidRPr="5CD06670">
          <w:rPr>
            <w:rFonts w:ascii="Times New Roman" w:hAnsi="Times New Roman"/>
          </w:rPr>
          <w:t>Biological in</w:t>
        </w:r>
      </w:ins>
      <w:ins w:id="295" w:author="kfilbeedexter@gmail.com" w:date="2026-03-09T02:29:00Z" w16du:dateUtc="2026-03-09T02:29:17Z">
        <w:r w:rsidRPr="5CD06670">
          <w:rPr>
            <w:rFonts w:ascii="Times New Roman" w:hAnsi="Times New Roman"/>
          </w:rPr>
          <w:t xml:space="preserve">teractions </w:t>
        </w:r>
      </w:ins>
      <w:ins w:id="296" w:author="kfilbeedexter@gmail.com" w:date="2026-03-09T02:32:00Z" w16du:dateUtc="2026-03-09T02:32:34Z">
        <w:r w:rsidR="30DED35B" w:rsidRPr="5CD06670">
          <w:rPr>
            <w:rFonts w:ascii="Times New Roman" w:hAnsi="Times New Roman"/>
          </w:rPr>
          <w:t xml:space="preserve">on detrital carbon </w:t>
        </w:r>
      </w:ins>
      <w:ins w:id="297" w:author="kfilbeedexter@gmail.com" w:date="2026-03-09T02:31:00Z" w16du:dateUtc="2026-03-09T02:31:18Z">
        <w:r w:rsidR="1C3ED2C3" w:rsidRPr="5CD06670">
          <w:rPr>
            <w:rFonts w:ascii="Times New Roman" w:hAnsi="Times New Roman"/>
          </w:rPr>
          <w:t xml:space="preserve">appear to </w:t>
        </w:r>
      </w:ins>
      <w:ins w:id="298" w:author="kfilbeedexter@gmail.com" w:date="2026-03-09T02:29:00Z" w16du:dateUtc="2026-03-09T02:29:17Z">
        <w:r w:rsidRPr="5CD06670">
          <w:rPr>
            <w:rFonts w:ascii="Times New Roman" w:hAnsi="Times New Roman"/>
          </w:rPr>
          <w:t>con</w:t>
        </w:r>
      </w:ins>
      <w:ins w:id="299" w:author="kfilbeedexter@gmail.com" w:date="2026-03-09T02:31:00Z" w16du:dateUtc="2026-03-09T02:31:33Z">
        <w:r w:rsidR="0563533A" w:rsidRPr="5CD06670">
          <w:rPr>
            <w:rFonts w:ascii="Times New Roman" w:hAnsi="Times New Roman"/>
          </w:rPr>
          <w:t>s</w:t>
        </w:r>
      </w:ins>
      <w:ins w:id="300" w:author="kfilbeedexter@gmail.com" w:date="2026-03-09T02:29:00Z" w16du:dateUtc="2026-03-09T02:29:17Z">
        <w:r w:rsidRPr="5CD06670">
          <w:rPr>
            <w:rFonts w:ascii="Times New Roman" w:hAnsi="Times New Roman"/>
          </w:rPr>
          <w:t xml:space="preserve">train kelp carbon cycling and possible sequestration. </w:t>
        </w:r>
      </w:ins>
      <w:ins w:id="301" w:author="kfilbeedexter@gmail.com" w:date="2026-03-09T02:32:00Z" w16du:dateUtc="2026-03-09T02:32:16Z">
        <w:r w:rsidR="627BDFF3" w:rsidRPr="5CD06670">
          <w:rPr>
            <w:rFonts w:ascii="Times New Roman" w:hAnsi="Times New Roman"/>
          </w:rPr>
          <w:t>These should be better integrated in kelp carbon assessments</w:t>
        </w:r>
        <w:r w:rsidR="7D64E4B9" w:rsidRPr="5CD06670">
          <w:rPr>
            <w:rFonts w:ascii="Times New Roman" w:hAnsi="Times New Roman"/>
          </w:rPr>
          <w:t xml:space="preserve">. </w:t>
        </w:r>
      </w:ins>
    </w:p>
    <w:p w14:paraId="79E93868" w14:textId="34D5A7E3" w:rsidR="004F196A" w:rsidRPr="006C7D01" w:rsidRDefault="4858649E">
      <w:pPr>
        <w:pStyle w:val="ListParagraph"/>
        <w:numPr>
          <w:ilvl w:val="0"/>
          <w:numId w:val="1"/>
        </w:numPr>
        <w:rPr>
          <w:ins w:id="302" w:author="kfilbeedexter@gmail.com" w:date="2026-03-09T02:28:00Z" w16du:dateUtc="2026-03-09T02:28:22Z"/>
        </w:rPr>
        <w:pPrChange w:id="303" w:author="kfilbeedexter@gmail.com" w:date="2026-03-09T02:31:00Z">
          <w:pPr/>
        </w:pPrChange>
      </w:pPr>
      <w:ins w:id="304" w:author="kfilbeedexter@gmail.com" w:date="2026-03-09T02:31:00Z" w16du:dateUtc="2026-03-09T02:31:23Z">
        <w:r w:rsidRPr="5CD06670">
          <w:rPr>
            <w:rFonts w:ascii="Times New Roman" w:hAnsi="Times New Roman"/>
          </w:rPr>
          <w:t xml:space="preserve">Xxx </w:t>
        </w:r>
      </w:ins>
      <w:ins w:id="305" w:author="kfilbeedexter@gmail.com" w:date="2026-03-09T02:28:00Z" w16du:dateUtc="2026-03-09T02:28:20Z">
        <w:r w:rsidR="668A23AC" w:rsidRPr="5CD06670">
          <w:rPr>
            <w:rFonts w:ascii="Times New Roman" w:hAnsi="Times New Roman"/>
          </w:rPr>
          <w:t>Hard to contribute here without good information on net effect</w:t>
        </w:r>
      </w:ins>
      <w:ins w:id="306" w:author="kfilbeedexter@gmail.com" w:date="2026-03-09T02:29:00Z" w16du:dateUtc="2026-03-09T02:29:21Z">
        <w:r w:rsidR="5A7BE5A5" w:rsidRPr="5CD06670">
          <w:rPr>
            <w:rFonts w:ascii="Times New Roman" w:hAnsi="Times New Roman"/>
          </w:rPr>
          <w:t xml:space="preserve"> ...</w:t>
        </w:r>
      </w:ins>
      <w:ins w:id="307" w:author="kfilbeedexter@gmail.com" w:date="2026-03-09T02:28:00Z" w16du:dateUtc="2026-03-09T02:28:20Z">
        <w:r w:rsidR="668A23AC" w:rsidRPr="5CD06670">
          <w:rPr>
            <w:rFonts w:ascii="Times New Roman" w:hAnsi="Times New Roman"/>
          </w:rPr>
          <w:t xml:space="preserve">. </w:t>
        </w:r>
      </w:ins>
      <w:ins w:id="308" w:author="kfilbeedexter@gmail.com" w:date="2026-03-09T02:29:00Z" w16du:dateUtc="2026-03-09T02:29:43Z">
        <w:r w:rsidR="179A201C" w:rsidRPr="5CD06670">
          <w:rPr>
            <w:rFonts w:ascii="Times New Roman" w:hAnsi="Times New Roman"/>
          </w:rPr>
          <w:t xml:space="preserve">but somehting about balance between </w:t>
        </w:r>
      </w:ins>
      <w:ins w:id="309" w:author="kfilbeedexter@gmail.com" w:date="2026-03-09T02:31:00Z" w16du:dateUtc="2026-03-09T02:31:42Z">
        <w:r w:rsidR="72B53B68" w:rsidRPr="5CD06670">
          <w:rPr>
            <w:rFonts w:ascii="Times New Roman" w:hAnsi="Times New Roman"/>
          </w:rPr>
          <w:t xml:space="preserve">gains from slower </w:t>
        </w:r>
      </w:ins>
      <w:ins w:id="310" w:author="kfilbeedexter@gmail.com" w:date="2026-03-09T02:29:00Z" w16du:dateUtc="2026-03-09T02:29:43Z">
        <w:r w:rsidR="179A201C" w:rsidRPr="5CD06670">
          <w:rPr>
            <w:rFonts w:ascii="Times New Roman" w:hAnsi="Times New Roman"/>
          </w:rPr>
          <w:t xml:space="preserve">sinking speeds and </w:t>
        </w:r>
      </w:ins>
      <w:ins w:id="311" w:author="kfilbeedexter@gmail.com" w:date="2026-03-09T02:31:00Z" w16du:dateUtc="2026-03-09T02:31:48Z">
        <w:r w:rsidR="1A90194A" w:rsidRPr="5CD06670">
          <w:rPr>
            <w:rFonts w:ascii="Times New Roman" w:hAnsi="Times New Roman"/>
          </w:rPr>
          <w:t xml:space="preserve">losses from less </w:t>
        </w:r>
      </w:ins>
      <w:ins w:id="312" w:author="kfilbeedexter@gmail.com" w:date="2026-03-09T02:29:00Z" w16du:dateUtc="2026-03-09T02:29:43Z">
        <w:r w:rsidR="179A201C" w:rsidRPr="5CD06670">
          <w:rPr>
            <w:rFonts w:ascii="Times New Roman" w:hAnsi="Times New Roman"/>
          </w:rPr>
          <w:t xml:space="preserve">total available </w:t>
        </w:r>
      </w:ins>
      <w:ins w:id="313" w:author="kfilbeedexter@gmail.com" w:date="2026-03-09T02:31:00Z" w16du:dateUtc="2026-03-09T02:31:52Z">
        <w:r w:rsidR="4BCE2B85" w:rsidRPr="5CD06670">
          <w:rPr>
            <w:rFonts w:ascii="Times New Roman" w:hAnsi="Times New Roman"/>
          </w:rPr>
          <w:t xml:space="preserve">carbon </w:t>
        </w:r>
      </w:ins>
      <w:ins w:id="314" w:author="kfilbeedexter@gmail.com" w:date="2026-03-09T02:29:00Z" w16du:dateUtc="2026-03-09T02:29:43Z">
        <w:r w:rsidR="179A201C" w:rsidRPr="5CD06670">
          <w:rPr>
            <w:rFonts w:ascii="Times New Roman" w:hAnsi="Times New Roman"/>
          </w:rPr>
          <w:t xml:space="preserve">for export and </w:t>
        </w:r>
      </w:ins>
      <w:ins w:id="315" w:author="kfilbeedexter@gmail.com" w:date="2026-03-09T02:31:00Z" w16du:dateUtc="2026-03-09T02:31:56Z">
        <w:r w:rsidR="30D77A16" w:rsidRPr="5CD06670">
          <w:rPr>
            <w:rFonts w:ascii="Times New Roman" w:hAnsi="Times New Roman"/>
          </w:rPr>
          <w:t xml:space="preserve">faster </w:t>
        </w:r>
      </w:ins>
      <w:ins w:id="316" w:author="kfilbeedexter@gmail.com" w:date="2026-03-09T02:29:00Z" w16du:dateUtc="2026-03-09T02:29:43Z">
        <w:r w:rsidR="179A201C" w:rsidRPr="5CD06670">
          <w:rPr>
            <w:rFonts w:ascii="Times New Roman" w:hAnsi="Times New Roman"/>
          </w:rPr>
          <w:t xml:space="preserve">timescales of decomposition. </w:t>
        </w:r>
      </w:ins>
    </w:p>
    <w:p w14:paraId="37E6E10B" w14:textId="0D5F6BD3" w:rsidR="004F196A" w:rsidRPr="006C7D01" w:rsidRDefault="179A201C">
      <w:pPr>
        <w:pStyle w:val="ListParagraph"/>
        <w:numPr>
          <w:ilvl w:val="0"/>
          <w:numId w:val="1"/>
        </w:numPr>
        <w:rPr>
          <w:ins w:id="317" w:author="kfilbeedexter@gmail.com" w:date="2026-03-09T02:30:00Z" w16du:dateUtc="2026-03-09T02:30:20Z"/>
        </w:rPr>
        <w:pPrChange w:id="318" w:author="kfilbeedexter@gmail.com" w:date="2026-03-09T02:28:00Z">
          <w:pPr/>
        </w:pPrChange>
      </w:pPr>
      <w:ins w:id="319" w:author="kfilbeedexter@gmail.com" w:date="2026-03-09T02:29:00Z" w16du:dateUtc="2026-03-09T02:29:51Z">
        <w:r w:rsidRPr="5CD06670">
          <w:rPr>
            <w:rFonts w:ascii="Times New Roman" w:hAnsi="Times New Roman"/>
          </w:rPr>
          <w:lastRenderedPageBreak/>
          <w:t>Overall this suggests k</w:t>
        </w:r>
      </w:ins>
      <w:ins w:id="320" w:author="kfilbeedexter@gmail.com" w:date="2026-03-09T02:26:00Z" w16du:dateUtc="2026-03-09T02:26:55Z">
        <w:r w:rsidR="297E1C35" w:rsidRPr="5CD06670">
          <w:rPr>
            <w:rFonts w:ascii="Times New Roman" w:hAnsi="Times New Roman"/>
          </w:rPr>
          <w:t xml:space="preserve">elp forests with </w:t>
        </w:r>
      </w:ins>
      <w:ins w:id="321" w:author="kfilbeedexter@gmail.com" w:date="2026-03-09T02:29:00Z" w16du:dateUtc="2026-03-09T02:29:59Z">
        <w:r w:rsidR="2519AFE2" w:rsidRPr="5CD06670">
          <w:rPr>
            <w:rFonts w:ascii="Times New Roman" w:hAnsi="Times New Roman"/>
          </w:rPr>
          <w:t xml:space="preserve">dense </w:t>
        </w:r>
      </w:ins>
      <w:ins w:id="322" w:author="kfilbeedexter@gmail.com" w:date="2026-03-09T02:30:00Z" w16du:dateUtc="2026-03-09T02:30:01Z">
        <w:r w:rsidR="2519AFE2" w:rsidRPr="5CD06670">
          <w:rPr>
            <w:rFonts w:ascii="Times New Roman" w:hAnsi="Times New Roman"/>
          </w:rPr>
          <w:t xml:space="preserve">populations of </w:t>
        </w:r>
      </w:ins>
      <w:ins w:id="323" w:author="kfilbeedexter@gmail.com" w:date="2026-03-09T02:27:00Z" w16du:dateUtc="2026-03-09T02:27:37Z">
        <w:r w:rsidR="66FEEB66" w:rsidRPr="5CD06670">
          <w:rPr>
            <w:rFonts w:ascii="Times New Roman" w:hAnsi="Times New Roman"/>
          </w:rPr>
          <w:t xml:space="preserve">urchins may </w:t>
        </w:r>
      </w:ins>
      <w:ins w:id="324" w:author="kfilbeedexter@gmail.com" w:date="2026-03-09T02:30:00Z" w16du:dateUtc="2026-03-09T02:30:10Z">
        <w:r w:rsidR="4025DE96" w:rsidRPr="5CD06670">
          <w:rPr>
            <w:rFonts w:ascii="Times New Roman" w:hAnsi="Times New Roman"/>
          </w:rPr>
          <w:t xml:space="preserve">export </w:t>
        </w:r>
      </w:ins>
      <w:ins w:id="325" w:author="kfilbeedexter@gmail.com" w:date="2026-03-09T02:27:00Z" w16du:dateUtc="2026-03-09T02:27:37Z">
        <w:r w:rsidR="66FEEB66" w:rsidRPr="5CD06670">
          <w:rPr>
            <w:rFonts w:ascii="Times New Roman" w:hAnsi="Times New Roman"/>
          </w:rPr>
          <w:t xml:space="preserve">less detrital </w:t>
        </w:r>
      </w:ins>
      <w:ins w:id="326" w:author="kfilbeedexter@gmail.com" w:date="2026-03-09T02:28:00Z" w16du:dateUtc="2026-03-09T02:28:55Z">
        <w:r w:rsidR="580771E8" w:rsidRPr="5CD06670">
          <w:rPr>
            <w:rFonts w:ascii="Times New Roman" w:hAnsi="Times New Roman"/>
          </w:rPr>
          <w:t xml:space="preserve">carbon fluxes than current estimates, </w:t>
        </w:r>
      </w:ins>
      <w:ins w:id="327" w:author="kfilbeedexter@gmail.com" w:date="2026-03-09T02:29:00Z" w16du:dateUtc="2026-03-09T02:29:57Z">
        <w:r w:rsidR="4A2488E7" w:rsidRPr="5CD06670">
          <w:rPr>
            <w:rFonts w:ascii="Times New Roman" w:hAnsi="Times New Roman"/>
          </w:rPr>
          <w:t xml:space="preserve">and would </w:t>
        </w:r>
      </w:ins>
      <w:ins w:id="328" w:author="kfilbeedexter@gmail.com" w:date="2026-03-09T02:30:00Z" w16du:dateUtc="2026-03-09T02:30:20Z">
        <w:r w:rsidR="06651D08" w:rsidRPr="5CD06670">
          <w:rPr>
            <w:rFonts w:ascii="Times New Roman" w:hAnsi="Times New Roman"/>
          </w:rPr>
          <w:t xml:space="preserve">have lower carbon sink potential. </w:t>
        </w:r>
      </w:ins>
    </w:p>
    <w:p w14:paraId="7384ACB0" w14:textId="146ADAAA" w:rsidR="06651D08" w:rsidRDefault="06651D08">
      <w:pPr>
        <w:pStyle w:val="ListParagraph"/>
        <w:numPr>
          <w:ilvl w:val="0"/>
          <w:numId w:val="1"/>
        </w:numPr>
        <w:rPr>
          <w:rPrChange w:id="329" w:author="kfilbeedexter@gmail.com" w:date="2026-03-09T02:26:00Z">
            <w:rPr>
              <w:b/>
              <w:bCs/>
            </w:rPr>
          </w:rPrChange>
        </w:rPr>
        <w:pPrChange w:id="330" w:author="kfilbeedexter@gmail.com" w:date="2026-03-09T02:30:00Z">
          <w:pPr/>
        </w:pPrChange>
      </w:pPr>
      <w:ins w:id="331" w:author="kfilbeedexter@gmail.com" w:date="2026-03-09T02:30:00Z" w16du:dateUtc="2026-03-09T02:30:59Z">
        <w:r w:rsidRPr="5CD06670">
          <w:rPr>
            <w:rFonts w:ascii="Times New Roman" w:hAnsi="Times New Roman"/>
          </w:rPr>
          <w:t>Also suggest that urchin barrens have even less carbon sink potential compared to the kelp forests they replace, becuase remnant fringing forests will be consumed and transformed by sea urchins</w:t>
        </w:r>
      </w:ins>
      <w:ins w:id="332" w:author="kfilbeedexter@gmail.com" w:date="2026-03-09T02:31:00Z" w16du:dateUtc="2026-03-09T02:31:07Z">
        <w:r w:rsidRPr="5CD06670">
          <w:rPr>
            <w:rFonts w:ascii="Times New Roman" w:hAnsi="Times New Roman"/>
          </w:rPr>
          <w:t xml:space="preserve"> – making the carbon more labile. </w:t>
        </w:r>
      </w:ins>
    </w:p>
    <w:p w14:paraId="2F54254F" w14:textId="77777777" w:rsidR="004F196A" w:rsidRPr="006C7D01" w:rsidRDefault="004F196A" w:rsidP="004F196A">
      <w:pPr>
        <w:rPr>
          <w:b/>
          <w:bCs/>
        </w:rPr>
      </w:pPr>
    </w:p>
    <w:p w14:paraId="4A281806" w14:textId="77777777" w:rsidR="004F196A" w:rsidRPr="00AA3D36" w:rsidRDefault="004F196A" w:rsidP="004F196A">
      <w:pPr>
        <w:rPr>
          <w:b/>
          <w:bCs/>
          <w:i/>
          <w:iCs/>
        </w:rPr>
      </w:pPr>
      <w:r w:rsidRPr="00AA3D36">
        <w:rPr>
          <w:b/>
          <w:bCs/>
          <w:i/>
          <w:iCs/>
        </w:rPr>
        <w:t>Conclusion</w:t>
      </w:r>
    </w:p>
    <w:p w14:paraId="7F2E6D3A" w14:textId="77777777" w:rsidR="004F196A" w:rsidRDefault="004F196A" w:rsidP="004F196A">
      <w:pPr>
        <w:rPr>
          <w:b/>
          <w:bCs/>
        </w:rPr>
      </w:pPr>
    </w:p>
    <w:p w14:paraId="33213C1D" w14:textId="77777777" w:rsidR="004F196A" w:rsidRDefault="004F196A" w:rsidP="004F196A">
      <w:pPr>
        <w:rPr>
          <w:b/>
          <w:bCs/>
        </w:rPr>
      </w:pPr>
    </w:p>
    <w:p w14:paraId="1D0BE98C" w14:textId="77777777" w:rsidR="004F196A" w:rsidRDefault="004F196A" w:rsidP="004F196A">
      <w:pPr>
        <w:rPr>
          <w:b/>
          <w:bCs/>
        </w:rPr>
      </w:pPr>
      <w:r>
        <w:rPr>
          <w:b/>
          <w:bCs/>
        </w:rPr>
        <w:t>Author contributions</w:t>
      </w:r>
    </w:p>
    <w:p w14:paraId="6D0B5E7F" w14:textId="065E7A4B" w:rsidR="004F196A" w:rsidRDefault="004F196A" w:rsidP="004F196A">
      <w:r>
        <w:t xml:space="preserve">L.S.W., K.F.-D. and T.W. first </w:t>
      </w:r>
      <w:r>
        <w:t xml:space="preserve">discussed </w:t>
      </w:r>
      <w:r>
        <w:t>the idea and L.S.W. and M.M. designed the experiments. Hosted and supported by M.M., L.S.W. carried out the initial research and wrote a protocol. Under the supervision of M.M., J.V.M. and A.R. carried out further urchin grazing experiments following this protocol as well as amphipod feeding choice experiments. L.S.W. carried out meta-analyses, collated and analysed all data and wrote the manuscript. All authors edited and approved the final manuscript. L.S.W., M.M., K.F.-D. and T.W. provided funding.</w:t>
      </w:r>
    </w:p>
    <w:p w14:paraId="683528A4" w14:textId="77777777" w:rsidR="004F196A" w:rsidRPr="009B50DA" w:rsidRDefault="004F196A" w:rsidP="004F196A"/>
    <w:p w14:paraId="5A651B2E" w14:textId="77777777" w:rsidR="004F196A" w:rsidRDefault="004F196A" w:rsidP="004F196A">
      <w:pPr>
        <w:rPr>
          <w:b/>
          <w:bCs/>
        </w:rPr>
      </w:pPr>
      <w:r>
        <w:rPr>
          <w:b/>
          <w:bCs/>
        </w:rPr>
        <w:t>Conflicts</w:t>
      </w:r>
    </w:p>
    <w:p w14:paraId="73D09A5C" w14:textId="77777777" w:rsidR="004F196A" w:rsidRPr="009B50DA" w:rsidRDefault="004F196A" w:rsidP="004F196A">
      <w:r w:rsidRPr="009B50DA">
        <w:t xml:space="preserve">We declare no </w:t>
      </w:r>
      <w:r>
        <w:t>conflicts of interest.</w:t>
      </w:r>
    </w:p>
    <w:p w14:paraId="24BEB5C8" w14:textId="77777777" w:rsidR="004F196A" w:rsidRDefault="004F196A" w:rsidP="004F196A">
      <w:pPr>
        <w:rPr>
          <w:b/>
          <w:bCs/>
        </w:rPr>
      </w:pPr>
    </w:p>
    <w:p w14:paraId="435084F6" w14:textId="77777777" w:rsidR="004F196A" w:rsidRDefault="004F196A" w:rsidP="004F196A">
      <w:pPr>
        <w:rPr>
          <w:b/>
          <w:bCs/>
        </w:rPr>
      </w:pPr>
      <w:r>
        <w:rPr>
          <w:b/>
          <w:bCs/>
        </w:rPr>
        <w:t>Acknowledgements</w:t>
      </w:r>
    </w:p>
    <w:p w14:paraId="030999E7" w14:textId="39521487" w:rsidR="004F196A" w:rsidRDefault="004F196A" w:rsidP="004F196A">
      <w:r>
        <w:t xml:space="preserve">Thank go to Derrick Kwame Odei, Johanna Hovinen, Jasmine Nahrgang and Miriam Marquardt for general technical support, Elling Deehr Johannessen of the Tarevoktere for helping collect sea urchins, Grzegorz Skrzypek for assistance with elemental analysis, Andy Foggo for support with the extracellular enzyme assay, Belinda Coral Martin for showing how to preserve and extract microbial DNA, Sonja and Keith Wright for supplying the experimental lights and </w:t>
      </w:r>
      <w:r w:rsidR="000B3C38">
        <w:t xml:space="preserve">the </w:t>
      </w:r>
      <w:r>
        <w:t>UiT electrician</w:t>
      </w:r>
      <w:r w:rsidR="000B3C38">
        <w:t>s</w:t>
      </w:r>
      <w:r>
        <w:t xml:space="preserve"> for </w:t>
      </w:r>
      <w:r w:rsidRPr="002D4DC1">
        <w:t>modifying them, Rolf Rudolf Gradinger for lending his light meter, Paul Kirkwood for access to a microplate reader, Mat Vanderklift and John Keesing for access to a freeze-dryer and mill, Mirjam van der Mheen for providing particle tracking data</w:t>
      </w:r>
      <w:r>
        <w:t xml:space="preserve">, Simon Jungblut for advice on sea urchin identification, and </w:t>
      </w:r>
      <w:r w:rsidRPr="002D4DC1">
        <w:t>Andy Foggo for discussions on the analysis of feeding choice data.</w:t>
      </w:r>
    </w:p>
    <w:p w14:paraId="2261DFCD" w14:textId="77777777" w:rsidR="004F196A" w:rsidRDefault="004F196A" w:rsidP="004F196A"/>
    <w:p w14:paraId="1FD38DC0" w14:textId="77777777" w:rsidR="004F196A" w:rsidRPr="004245BA" w:rsidRDefault="004F196A" w:rsidP="004F196A">
      <w:pPr>
        <w:rPr>
          <w:b/>
          <w:bCs/>
        </w:rPr>
      </w:pPr>
      <w:r w:rsidRPr="004245BA">
        <w:rPr>
          <w:b/>
          <w:bCs/>
        </w:rPr>
        <w:t>Funding</w:t>
      </w:r>
    </w:p>
    <w:p w14:paraId="11F1B3CD" w14:textId="77777777" w:rsidR="004F196A" w:rsidRPr="009300A5" w:rsidRDefault="004F196A" w:rsidP="004F196A">
      <w:pPr>
        <w:rPr>
          <w:rFonts w:eastAsiaTheme="minorEastAsia"/>
          <w:b/>
          <w:bCs/>
        </w:rPr>
      </w:pPr>
      <w:r w:rsidRPr="009300A5">
        <w:rPr>
          <w:rFonts w:eastAsiaTheme="minorEastAsia"/>
        </w:rPr>
        <w:t>This work was supported by the Forrest Research Foundation Scholarship</w:t>
      </w:r>
      <w:r>
        <w:rPr>
          <w:rFonts w:eastAsiaTheme="minorEastAsia"/>
        </w:rPr>
        <w:t xml:space="preserve">, </w:t>
      </w:r>
      <w:r w:rsidRPr="009300A5">
        <w:rPr>
          <w:rFonts w:eastAsiaTheme="minorEastAsia"/>
        </w:rPr>
        <w:t>Australian Government Research Training Program Scholarship</w:t>
      </w:r>
      <w:r>
        <w:rPr>
          <w:rFonts w:eastAsiaTheme="minorEastAsia"/>
        </w:rPr>
        <w:t xml:space="preserve"> and Ecological Society of Australia Holsworth Wildlife Research Endowment awarded to L.S.W., and the Research Council of Norway BlueArc fund awarded to K.F.-D., M.M. and T.W</w:t>
      </w:r>
      <w:r w:rsidRPr="009300A5">
        <w:rPr>
          <w:rFonts w:eastAsiaTheme="minorEastAsia"/>
        </w:rPr>
        <w:t>.</w:t>
      </w:r>
    </w:p>
    <w:p w14:paraId="008B8A08" w14:textId="77777777" w:rsidR="004F196A" w:rsidRPr="004245BA" w:rsidRDefault="004F196A" w:rsidP="004F196A"/>
    <w:p w14:paraId="043AFE1F" w14:textId="5C5AAFB1" w:rsidR="004F196A" w:rsidRDefault="004F196A" w:rsidP="004F196A">
      <w:pPr>
        <w:rPr>
          <w:b/>
          <w:bCs/>
        </w:rPr>
      </w:pPr>
      <w:r>
        <w:rPr>
          <w:b/>
          <w:bCs/>
        </w:rPr>
        <w:t>Data and code</w:t>
      </w:r>
    </w:p>
    <w:p w14:paraId="66339AFD" w14:textId="77777777" w:rsidR="004F196A" w:rsidRPr="004958C5" w:rsidRDefault="004F196A" w:rsidP="004F196A">
      <w:pPr>
        <w:rPr>
          <w:rFonts w:eastAsiaTheme="minorEastAsia"/>
        </w:rPr>
      </w:pPr>
      <w:r w:rsidRPr="004958C5">
        <w:rPr>
          <w:rFonts w:eastAsiaTheme="minorEastAsia"/>
          <w:lang w:bidi="he-IL"/>
        </w:rPr>
        <w:t xml:space="preserve">Data and code to reproduce this study are available at </w:t>
      </w:r>
      <w:hyperlink r:id="rId27" w:history="1">
        <w:r w:rsidRPr="004958C5">
          <w:rPr>
            <w:rStyle w:val="Hyperlink"/>
            <w:rFonts w:eastAsiaTheme="minorEastAsia"/>
            <w:color w:val="auto"/>
            <w:lang w:bidi="he-IL"/>
          </w:rPr>
          <w:t>github.com/lukaseamus/kelps-vs-urchins</w:t>
        </w:r>
      </w:hyperlink>
      <w:r w:rsidRPr="004958C5">
        <w:rPr>
          <w:rFonts w:eastAsiaTheme="minorEastAsia"/>
        </w:rPr>
        <w:t>.</w:t>
      </w:r>
    </w:p>
    <w:p w14:paraId="64CDDC4C" w14:textId="77777777" w:rsidR="004F196A" w:rsidRPr="009B50DA" w:rsidRDefault="004F196A" w:rsidP="004F196A"/>
    <w:p w14:paraId="0E9C1ACE" w14:textId="10642C58" w:rsidR="004F196A" w:rsidRPr="004F196A" w:rsidRDefault="004F196A" w:rsidP="004F196A">
      <w:pPr>
        <w:rPr>
          <w:b/>
          <w:bCs/>
        </w:rPr>
      </w:pPr>
      <w:r>
        <w:rPr>
          <w:b/>
          <w:bCs/>
        </w:rPr>
        <w:t>References</w:t>
      </w:r>
    </w:p>
    <w:p w14:paraId="15BD18EB" w14:textId="77777777" w:rsidR="004F196A" w:rsidRPr="004F196A" w:rsidRDefault="004F196A" w:rsidP="004F196A">
      <w:pPr>
        <w:tabs>
          <w:tab w:val="left" w:pos="560"/>
        </w:tabs>
        <w:ind w:left="540" w:hanging="540"/>
        <w:rPr>
          <w:lang w:eastAsia="en-US"/>
        </w:rPr>
      </w:pPr>
      <w:r w:rsidRPr="004F196A">
        <w:fldChar w:fldCharType="begin"/>
      </w:r>
      <w:r w:rsidRPr="004F196A">
        <w:instrText>ADDIN BB</w:instrText>
      </w:r>
      <w:r w:rsidRPr="004F196A">
        <w:fldChar w:fldCharType="separate"/>
      </w:r>
      <w:r w:rsidRPr="004F196A">
        <w:rPr>
          <w:lang w:eastAsia="en-US"/>
        </w:rPr>
        <w:t xml:space="preserve">Abele-Oeschger D, Theede H (1991) Digestion of algal pigments by the common periwinkle Littorina littorea L.(Gastropoda). </w:t>
      </w:r>
      <w:r w:rsidRPr="004F196A">
        <w:rPr>
          <w:i/>
          <w:lang w:eastAsia="en-US"/>
        </w:rPr>
        <w:t>Journal of Experimental Marine Biology and Ecology</w:t>
      </w:r>
      <w:r w:rsidRPr="004F196A">
        <w:rPr>
          <w:lang w:eastAsia="en-US"/>
        </w:rPr>
        <w:t xml:space="preserve"> 147, 177–184. https://www.sciencedirect.com/science/article/pii/002209819190181U.</w:t>
      </w:r>
    </w:p>
    <w:p w14:paraId="1271BF2C" w14:textId="77777777" w:rsidR="004F196A" w:rsidRPr="004F196A" w:rsidRDefault="004F196A" w:rsidP="004F196A">
      <w:pPr>
        <w:tabs>
          <w:tab w:val="left" w:pos="560"/>
        </w:tabs>
        <w:ind w:left="540" w:hanging="540"/>
        <w:rPr>
          <w:lang w:eastAsia="en-US"/>
        </w:rPr>
      </w:pPr>
      <w:r w:rsidRPr="004F196A">
        <w:rPr>
          <w:lang w:eastAsia="en-US"/>
        </w:rPr>
        <w:lastRenderedPageBreak/>
        <w:t xml:space="preserve">Badgaa A, Jia A, Ploss K, Boland W (2014) Chlorophyll degradation in the gut of generalist and specialist Lepidopteran caterpillars. </w:t>
      </w:r>
      <w:r w:rsidRPr="004F196A">
        <w:rPr>
          <w:i/>
          <w:lang w:eastAsia="en-US"/>
        </w:rPr>
        <w:t>J Chem Ecol</w:t>
      </w:r>
      <w:r w:rsidRPr="004F196A">
        <w:rPr>
          <w:lang w:eastAsia="en-US"/>
        </w:rPr>
        <w:t xml:space="preserve"> 40, 1232–1240. https://pubmed.ncbi.nlm.nih.gov/25416033.</w:t>
      </w:r>
    </w:p>
    <w:p w14:paraId="30BFBF9F" w14:textId="77777777" w:rsidR="004F196A" w:rsidRPr="004F196A" w:rsidRDefault="004F196A" w:rsidP="004F196A">
      <w:pPr>
        <w:tabs>
          <w:tab w:val="left" w:pos="560"/>
        </w:tabs>
        <w:ind w:left="540" w:hanging="540"/>
        <w:rPr>
          <w:lang w:eastAsia="en-US"/>
        </w:rPr>
      </w:pPr>
      <w:r w:rsidRPr="004F196A">
        <w:rPr>
          <w:lang w:eastAsia="en-US"/>
        </w:rPr>
        <w:t xml:space="preserve">Badgaa A, Büchler R, Wielsch N, Walde M, Heintzmann R, Pauchet Y, Svatos A, Ploss K, Boland W (2015) The Green Gut: Chlorophyll Degradation in the Gut of Spodoptera littoralis. </w:t>
      </w:r>
      <w:r w:rsidRPr="004F196A">
        <w:rPr>
          <w:i/>
          <w:lang w:eastAsia="en-US"/>
        </w:rPr>
        <w:t>J Chem Ecol</w:t>
      </w:r>
      <w:r w:rsidRPr="004F196A">
        <w:rPr>
          <w:lang w:eastAsia="en-US"/>
        </w:rPr>
        <w:t xml:space="preserve"> 41, 965–974. https://pubmed.ncbi.nlm.nih.gov/26467450.</w:t>
      </w:r>
    </w:p>
    <w:p w14:paraId="4726F8EC" w14:textId="77777777" w:rsidR="004F196A" w:rsidRPr="004F196A" w:rsidRDefault="004F196A" w:rsidP="004F196A">
      <w:pPr>
        <w:tabs>
          <w:tab w:val="left" w:pos="560"/>
        </w:tabs>
        <w:ind w:left="540" w:hanging="540"/>
        <w:rPr>
          <w:lang w:eastAsia="en-US"/>
        </w:rPr>
      </w:pPr>
      <w:r w:rsidRPr="004F196A">
        <w:rPr>
          <w:lang w:eastAsia="en-US"/>
        </w:rPr>
        <w:t xml:space="preserve">Bedford AP, Moore PG (1985) Macrofaunal involvement in the sublittoral decay of kelp debris: the sea urchin </w:t>
      </w:r>
      <w:r w:rsidRPr="004F196A">
        <w:rPr>
          <w:i/>
          <w:lang w:eastAsia="en-US"/>
        </w:rPr>
        <w:t>Psammechinus miliaris</w:t>
      </w:r>
      <w:r w:rsidRPr="004F196A">
        <w:rPr>
          <w:lang w:eastAsia="en-US"/>
        </w:rPr>
        <w:t xml:space="preserve"> (Gmelin) (Echinodermata: Echinoidea). </w:t>
      </w:r>
      <w:r w:rsidRPr="004F196A">
        <w:rPr>
          <w:i/>
          <w:lang w:eastAsia="en-US"/>
        </w:rPr>
        <w:t>Estuar Coast Shelf Sci</w:t>
      </w:r>
      <w:r w:rsidRPr="004F196A">
        <w:rPr>
          <w:lang w:eastAsia="en-US"/>
        </w:rPr>
        <w:t xml:space="preserve"> 20, 19–40. 10.1016/0272-7714(85)90116-7.</w:t>
      </w:r>
    </w:p>
    <w:p w14:paraId="3D285E7C" w14:textId="77777777" w:rsidR="004F196A" w:rsidRPr="004F196A" w:rsidRDefault="004F196A" w:rsidP="004F196A">
      <w:pPr>
        <w:tabs>
          <w:tab w:val="left" w:pos="560"/>
        </w:tabs>
        <w:ind w:left="540" w:hanging="540"/>
        <w:rPr>
          <w:lang w:eastAsia="en-US"/>
        </w:rPr>
      </w:pPr>
      <w:r w:rsidRPr="004F196A">
        <w:rPr>
          <w:lang w:eastAsia="en-US"/>
        </w:rPr>
        <w:t xml:space="preserve">Boon AR, Duineveld GCA (2012) Phytopigments and fatty acids in the gut of the deposit-feeding heart urchin Echinocardium cordatum in the southern North Sea: selective feeding and its …. </w:t>
      </w:r>
      <w:r w:rsidRPr="004F196A">
        <w:rPr>
          <w:i/>
          <w:lang w:eastAsia="en-US"/>
        </w:rPr>
        <w:t>Journal of Sea Research</w:t>
      </w:r>
      <w:r w:rsidRPr="004F196A">
        <w:rPr>
          <w:lang w:eastAsia="en-US"/>
        </w:rPr>
        <w:t xml:space="preserve"> https://www.sciencedirect.com/science/article/pii/S1385110111001407?casa_token=Xy7fLQ9BkrsAAAAA:zDMLZpoOspPGL4MknBF_wCApH55YBxinpHwkM-0a_3SztPG2IlB0MgaHoxc_rlBVQ2-uBt4ypBlC.</w:t>
      </w:r>
    </w:p>
    <w:p w14:paraId="50BD9256" w14:textId="77777777" w:rsidR="004F196A" w:rsidRPr="004F196A" w:rsidRDefault="004F196A" w:rsidP="004F196A">
      <w:pPr>
        <w:tabs>
          <w:tab w:val="left" w:pos="560"/>
        </w:tabs>
        <w:ind w:left="540" w:hanging="540"/>
        <w:rPr>
          <w:lang w:eastAsia="en-US"/>
        </w:rPr>
      </w:pPr>
      <w:r w:rsidRPr="004F196A">
        <w:rPr>
          <w:lang w:eastAsia="en-US"/>
        </w:rPr>
        <w:t xml:space="preserve">Cabral de Oliveira M (1991) Survival of seaweeds ingested by three species of tropical sea urchins from Brazil. </w:t>
      </w:r>
      <w:r w:rsidRPr="004F196A">
        <w:rPr>
          <w:i/>
          <w:lang w:eastAsia="en-US"/>
        </w:rPr>
        <w:t>Hydrobiologia</w:t>
      </w:r>
      <w:r w:rsidRPr="004F196A">
        <w:rPr>
          <w:lang w:eastAsia="en-US"/>
        </w:rPr>
        <w:t xml:space="preserve"> 222, 13–17. https://idp.springer.com/authorize/casa?redirect_uri=https://link.springer.com/content/pdf/10.1007/BF00017495.pdf&amp;casa_token=m1I5Df1t2iwAAAAA:EUYNP2EMNzisW51CDp-JMmBodNL6y0XGuoIHWDtLCfIS5qAw543zqjfJftQC_rS_zINZeRGBTVBx9jTIX1Q.</w:t>
      </w:r>
    </w:p>
    <w:p w14:paraId="13A3DE89" w14:textId="77777777" w:rsidR="004F196A" w:rsidRPr="004F196A" w:rsidRDefault="004F196A" w:rsidP="004F196A">
      <w:pPr>
        <w:tabs>
          <w:tab w:val="left" w:pos="560"/>
        </w:tabs>
        <w:ind w:left="540" w:hanging="540"/>
        <w:rPr>
          <w:lang w:eastAsia="en-US"/>
        </w:rPr>
      </w:pPr>
      <w:r w:rsidRPr="004F196A">
        <w:rPr>
          <w:lang w:eastAsia="en-US"/>
        </w:rPr>
        <w:t xml:space="preserve">Cameron A, van den Brand T (2022) geomtextpath: use curved text in ggplot2. </w:t>
      </w:r>
      <w:r w:rsidRPr="004F196A">
        <w:rPr>
          <w:i/>
          <w:lang w:eastAsia="en-US"/>
        </w:rPr>
        <w:t>R package</w:t>
      </w:r>
      <w:r w:rsidRPr="004F196A">
        <w:rPr>
          <w:lang w:eastAsia="en-US"/>
        </w:rPr>
        <w:t xml:space="preserve"> v0.1.0. https://allancameron.github.io/geomtextpath.</w:t>
      </w:r>
    </w:p>
    <w:p w14:paraId="109CF9D3" w14:textId="77777777" w:rsidR="004F196A" w:rsidRPr="004F196A" w:rsidRDefault="004F196A" w:rsidP="004F196A">
      <w:pPr>
        <w:tabs>
          <w:tab w:val="left" w:pos="560"/>
        </w:tabs>
        <w:ind w:left="540" w:hanging="540"/>
        <w:rPr>
          <w:lang w:eastAsia="en-US"/>
        </w:rPr>
      </w:pPr>
      <w:r w:rsidRPr="004F196A">
        <w:rPr>
          <w:lang w:eastAsia="en-US"/>
        </w:rPr>
        <w:t xml:space="preserve">Carpenter B, Gelman A, Hoffman MD, Lee D, Goodrich B, Betancourt M, Brubaker M, Guo J, Li P, Riddell A (2017) Stan: a probabilistic programming language. </w:t>
      </w:r>
      <w:r w:rsidRPr="004F196A">
        <w:rPr>
          <w:i/>
          <w:lang w:eastAsia="en-US"/>
        </w:rPr>
        <w:t>Journal of Statistical Software</w:t>
      </w:r>
      <w:r w:rsidRPr="004F196A">
        <w:rPr>
          <w:lang w:eastAsia="en-US"/>
        </w:rPr>
        <w:t xml:space="preserve"> 76, 1–32. https://doi.org/10.18637/jss.v076.i01.</w:t>
      </w:r>
    </w:p>
    <w:p w14:paraId="7128D523" w14:textId="77777777" w:rsidR="004F196A" w:rsidRPr="004F196A" w:rsidRDefault="004F196A" w:rsidP="004F196A">
      <w:pPr>
        <w:tabs>
          <w:tab w:val="left" w:pos="560"/>
        </w:tabs>
        <w:ind w:left="540" w:hanging="540"/>
        <w:rPr>
          <w:lang w:eastAsia="en-US"/>
        </w:rPr>
      </w:pPr>
      <w:r w:rsidRPr="004F196A">
        <w:rPr>
          <w:lang w:eastAsia="en-US"/>
        </w:rPr>
        <w:t xml:space="preserve">Cartaxana P, Jesus B, Brotas V (2003) Pheophorbide and pheophytin a-like pigments as useful markers for intertidal microphytobenthos grazing by Hydrobia ulvae. </w:t>
      </w:r>
      <w:r w:rsidRPr="004F196A">
        <w:rPr>
          <w:i/>
          <w:lang w:eastAsia="en-US"/>
        </w:rPr>
        <w:t>Estuarine, Coastal and Shelf Science</w:t>
      </w:r>
      <w:r w:rsidRPr="004F196A">
        <w:rPr>
          <w:lang w:eastAsia="en-US"/>
        </w:rPr>
        <w:t xml:space="preserve"> 58, 293–297. https://www.sciencedirect.com/science/article/pii/S0272771403000817.</w:t>
      </w:r>
    </w:p>
    <w:p w14:paraId="4685967A" w14:textId="77777777" w:rsidR="004F196A" w:rsidRPr="004F196A" w:rsidRDefault="004F196A" w:rsidP="004F196A">
      <w:pPr>
        <w:tabs>
          <w:tab w:val="left" w:pos="560"/>
        </w:tabs>
        <w:ind w:left="540" w:hanging="540"/>
        <w:rPr>
          <w:lang w:eastAsia="en-US"/>
        </w:rPr>
      </w:pPr>
      <w:r w:rsidRPr="004F196A">
        <w:rPr>
          <w:lang w:eastAsia="en-US"/>
        </w:rPr>
        <w:t xml:space="preserve">Christie H, Gundersen H, Rinde E, Filbee-Dexter K, Norderhaug KM, Pedersen T, Bekkby T, Gitmark JK, Fagerli CW (2019) Can multitrophic interactions and ocean warming influence large-scale kelp recovery. </w:t>
      </w:r>
      <w:r w:rsidRPr="004F196A">
        <w:rPr>
          <w:i/>
          <w:lang w:eastAsia="en-US"/>
        </w:rPr>
        <w:t>Ecol Evol</w:t>
      </w:r>
      <w:r w:rsidRPr="004F196A">
        <w:rPr>
          <w:lang w:eastAsia="en-US"/>
        </w:rPr>
        <w:t xml:space="preserve"> 9, 2847–2862. 10.1002/ece3.4963.</w:t>
      </w:r>
    </w:p>
    <w:p w14:paraId="0DEA9C6B" w14:textId="77777777" w:rsidR="004F196A" w:rsidRPr="004F196A" w:rsidRDefault="004F196A" w:rsidP="004F196A">
      <w:pPr>
        <w:tabs>
          <w:tab w:val="left" w:pos="560"/>
        </w:tabs>
        <w:ind w:left="540" w:hanging="540"/>
        <w:rPr>
          <w:lang w:eastAsia="en-US"/>
        </w:rPr>
      </w:pPr>
      <w:r w:rsidRPr="004F196A">
        <w:rPr>
          <w:lang w:eastAsia="en-US"/>
        </w:rPr>
        <w:t xml:space="preserve">Coelho H, Cartaxana P, Brotas V, Queiroga H, Serôdio J (2011) Pheophorbide a in Hydrobia ulvae faecal pellets as a measure of microphytobenthos ingestion: variation over season and period of day. </w:t>
      </w:r>
      <w:r w:rsidRPr="004F196A">
        <w:rPr>
          <w:i/>
          <w:lang w:eastAsia="en-US"/>
        </w:rPr>
        <w:t>Aquatic Biology</w:t>
      </w:r>
      <w:r w:rsidRPr="004F196A">
        <w:rPr>
          <w:lang w:eastAsia="en-US"/>
        </w:rPr>
        <w:t xml:space="preserve"> 13, 119–126. https://www.int-res.com/abstracts/ab/v13/n2/p119-126.</w:t>
      </w:r>
    </w:p>
    <w:p w14:paraId="7C7F5D08" w14:textId="77777777" w:rsidR="004F196A" w:rsidRPr="004F196A" w:rsidRDefault="004F196A" w:rsidP="004F196A">
      <w:pPr>
        <w:tabs>
          <w:tab w:val="left" w:pos="560"/>
        </w:tabs>
        <w:ind w:left="540" w:hanging="540"/>
        <w:rPr>
          <w:lang w:eastAsia="en-US"/>
        </w:rPr>
      </w:pPr>
      <w:r w:rsidRPr="004F196A">
        <w:rPr>
          <w:lang w:eastAsia="en-US"/>
        </w:rPr>
        <w:t xml:space="preserve">David F, Hubas C, Laguerre H, Badou A, Herault G, Bordelet T, Ameziane N (2020) Food sources, digestive efficiency and resource allocation in the sea cucumber Holothuria forskali (Echinodermata: Holothuroidea): Insights from pigments and fatty acids. </w:t>
      </w:r>
      <w:r w:rsidRPr="004F196A">
        <w:rPr>
          <w:i/>
          <w:lang w:eastAsia="en-US"/>
        </w:rPr>
        <w:t>Aquaculture Nutrition</w:t>
      </w:r>
      <w:r w:rsidRPr="004F196A">
        <w:rPr>
          <w:lang w:eastAsia="en-US"/>
        </w:rPr>
        <w:t xml:space="preserve"> 26, 1568–1583. https://onlinelibrary.wiley.com/doi/pdf/10.1111/anu.13103.</w:t>
      </w:r>
    </w:p>
    <w:p w14:paraId="3D20E388" w14:textId="77777777" w:rsidR="004F196A" w:rsidRPr="004F196A" w:rsidRDefault="004F196A" w:rsidP="004F196A">
      <w:pPr>
        <w:tabs>
          <w:tab w:val="left" w:pos="560"/>
        </w:tabs>
        <w:ind w:left="540" w:hanging="540"/>
        <w:rPr>
          <w:lang w:eastAsia="en-US"/>
        </w:rPr>
      </w:pPr>
      <w:r w:rsidRPr="004F196A">
        <w:rPr>
          <w:lang w:eastAsia="en-US"/>
        </w:rPr>
        <w:t>de Bettignies T, Hébert C, Assis J, Bartsch I, Bekkby T, Christie H, Dahl K, Derrien-Courtel S, Edwards H, Filbee-Dexter K et al. (2021) Case report for kelp forests habitat. OSPAR 787/2021. OSPAR Commission. https://www.ospar.org/documents?v=46871.</w:t>
      </w:r>
    </w:p>
    <w:p w14:paraId="31C5BA57" w14:textId="77777777" w:rsidR="004F196A" w:rsidRPr="004F196A" w:rsidRDefault="004F196A" w:rsidP="004F196A">
      <w:pPr>
        <w:tabs>
          <w:tab w:val="left" w:pos="560"/>
        </w:tabs>
        <w:ind w:left="540" w:hanging="540"/>
        <w:rPr>
          <w:lang w:eastAsia="en-US"/>
        </w:rPr>
      </w:pPr>
      <w:r w:rsidRPr="004F196A">
        <w:rPr>
          <w:lang w:eastAsia="en-US"/>
        </w:rPr>
        <w:t xml:space="preserve">Dethier MN, Hoins G, Kobelt J, Lowe AT, Galloway AWE, Schram JB, Raymore M, Duggins DO (2019) Feces as food: the nutritional value of urchin feces and implications for benthic food webs. </w:t>
      </w:r>
      <w:r w:rsidRPr="004F196A">
        <w:rPr>
          <w:i/>
          <w:lang w:eastAsia="en-US"/>
        </w:rPr>
        <w:t>J Exp Mar Biol Ecol</w:t>
      </w:r>
      <w:r w:rsidRPr="004F196A">
        <w:rPr>
          <w:lang w:eastAsia="en-US"/>
        </w:rPr>
        <w:t xml:space="preserve"> 514-515, 95–102. 10.1016/j.jembe.2019.03.016.</w:t>
      </w:r>
    </w:p>
    <w:p w14:paraId="098A5E98" w14:textId="77777777" w:rsidR="004F196A" w:rsidRPr="004F196A" w:rsidRDefault="004F196A" w:rsidP="004F196A">
      <w:pPr>
        <w:tabs>
          <w:tab w:val="left" w:pos="560"/>
        </w:tabs>
        <w:ind w:left="540" w:hanging="540"/>
        <w:rPr>
          <w:lang w:eastAsia="en-US"/>
        </w:rPr>
      </w:pPr>
      <w:r w:rsidRPr="004F196A">
        <w:rPr>
          <w:lang w:eastAsia="en-US"/>
        </w:rPr>
        <w:lastRenderedPageBreak/>
        <w:t xml:space="preserve">Eddy SD, Brown NP, Kling AL, Watts SA, Lawrence A (2012) Growth of juvenile green sea urchins, Strongylocentrotus droebachiensis, fed formulated feeds with varying protein levels compared with a macroalgal diet and a commercial abalone feed. </w:t>
      </w:r>
      <w:r w:rsidRPr="004F196A">
        <w:rPr>
          <w:i/>
          <w:lang w:eastAsia="en-US"/>
        </w:rPr>
        <w:t>Journal of the world Aquaculture Society</w:t>
      </w:r>
      <w:r w:rsidRPr="004F196A">
        <w:rPr>
          <w:lang w:eastAsia="en-US"/>
        </w:rPr>
        <w:t xml:space="preserve"> 43, 159–173. https://onlinelibrary.wiley.com/doi/pdf/10.1111/j.1749-7345.2012.00560.x.</w:t>
      </w:r>
    </w:p>
    <w:p w14:paraId="1C5BAF88" w14:textId="77777777" w:rsidR="004F196A" w:rsidRPr="004F196A" w:rsidRDefault="004F196A" w:rsidP="004F196A">
      <w:pPr>
        <w:tabs>
          <w:tab w:val="left" w:pos="560"/>
        </w:tabs>
        <w:ind w:left="540" w:hanging="540"/>
        <w:rPr>
          <w:lang w:eastAsia="en-US"/>
        </w:rPr>
      </w:pPr>
      <w:r w:rsidRPr="004F196A">
        <w:rPr>
          <w:lang w:eastAsia="en-US"/>
        </w:rPr>
        <w:t xml:space="preserve">Farmafarmaian A, Phillips JH (1962) Digestion, storage, and translocation of nutrients in the purple sea urchin (Strongylocentrotus purpuratus). </w:t>
      </w:r>
      <w:r w:rsidRPr="004F196A">
        <w:rPr>
          <w:i/>
          <w:lang w:eastAsia="en-US"/>
        </w:rPr>
        <w:t>The Biological Bulletin</w:t>
      </w:r>
      <w:r w:rsidRPr="004F196A">
        <w:rPr>
          <w:lang w:eastAsia="en-US"/>
        </w:rPr>
        <w:t xml:space="preserve"> 123, 105–120. https://www.journals.uchicago.edu/doi/pdf/10.2307/1539507.</w:t>
      </w:r>
    </w:p>
    <w:p w14:paraId="0469C4BC" w14:textId="77777777" w:rsidR="004F196A" w:rsidRPr="004F196A" w:rsidRDefault="004F196A" w:rsidP="004F196A">
      <w:pPr>
        <w:tabs>
          <w:tab w:val="left" w:pos="560"/>
        </w:tabs>
        <w:ind w:left="540" w:hanging="540"/>
        <w:rPr>
          <w:lang w:eastAsia="en-US"/>
        </w:rPr>
      </w:pPr>
      <w:r w:rsidRPr="004F196A">
        <w:rPr>
          <w:lang w:eastAsia="en-US"/>
        </w:rPr>
        <w:t xml:space="preserve">Fernandez C, Boudouresque C-F (2000) Nutrition of the sea urchin Paracentrotus lividus (Echinodermata: Echinoidea) fed different artificial food. </w:t>
      </w:r>
      <w:r w:rsidRPr="004F196A">
        <w:rPr>
          <w:i/>
          <w:lang w:eastAsia="en-US"/>
        </w:rPr>
        <w:t>Marine Ecology Progress Series</w:t>
      </w:r>
      <w:r w:rsidRPr="004F196A">
        <w:rPr>
          <w:lang w:eastAsia="en-US"/>
        </w:rPr>
        <w:t xml:space="preserve"> 204, 131–141. https://www.int-res.com/abstracts/meps/v204/p131-141.</w:t>
      </w:r>
    </w:p>
    <w:p w14:paraId="68AD08FB" w14:textId="77777777" w:rsidR="004F196A" w:rsidRPr="004F196A" w:rsidRDefault="004F196A" w:rsidP="004F196A">
      <w:pPr>
        <w:tabs>
          <w:tab w:val="left" w:pos="560"/>
        </w:tabs>
        <w:ind w:left="540" w:hanging="540"/>
        <w:rPr>
          <w:lang w:eastAsia="en-US"/>
        </w:rPr>
      </w:pPr>
      <w:r w:rsidRPr="004F196A">
        <w:rPr>
          <w:lang w:eastAsia="en-US"/>
        </w:rPr>
        <w:t xml:space="preserve">Filbee-Dexter K, Scheibling RE (2014) Sea urchin barrens as alternative stable states of collapsed kelp ecosystems. </w:t>
      </w:r>
      <w:r w:rsidRPr="004F196A">
        <w:rPr>
          <w:i/>
          <w:lang w:eastAsia="en-US"/>
        </w:rPr>
        <w:t>Marine Ecology Progress Series</w:t>
      </w:r>
      <w:r w:rsidRPr="004F196A">
        <w:rPr>
          <w:lang w:eastAsia="en-US"/>
        </w:rPr>
        <w:t xml:space="preserve"> 495, 1–25. http://dx.doi.org/10.3354/meps10573.</w:t>
      </w:r>
    </w:p>
    <w:p w14:paraId="513E7739" w14:textId="77777777" w:rsidR="004F196A" w:rsidRPr="004F196A" w:rsidRDefault="004F196A" w:rsidP="004F196A">
      <w:pPr>
        <w:tabs>
          <w:tab w:val="left" w:pos="560"/>
        </w:tabs>
        <w:ind w:left="540" w:hanging="540"/>
        <w:rPr>
          <w:lang w:eastAsia="en-US"/>
        </w:rPr>
      </w:pPr>
      <w:r w:rsidRPr="004F196A">
        <w:rPr>
          <w:lang w:eastAsia="en-US"/>
        </w:rPr>
        <w:t xml:space="preserve">Filbee-Dexter K, Scheibling RE (2017) The present is the key to the past: linking regime shifts in kelp beds to the distribution of deep-living sea urchins. </w:t>
      </w:r>
      <w:r w:rsidRPr="004F196A">
        <w:rPr>
          <w:i/>
          <w:lang w:eastAsia="en-US"/>
        </w:rPr>
        <w:t>Ecology</w:t>
      </w:r>
      <w:r w:rsidRPr="004F196A">
        <w:rPr>
          <w:lang w:eastAsia="en-US"/>
        </w:rPr>
        <w:t xml:space="preserve"> 98, 253–264. https://pubmed.ncbi.nlm.nih.gov/28052391.</w:t>
      </w:r>
    </w:p>
    <w:p w14:paraId="6470B114" w14:textId="77777777" w:rsidR="004F196A" w:rsidRPr="004F196A" w:rsidRDefault="004F196A" w:rsidP="004F196A">
      <w:pPr>
        <w:tabs>
          <w:tab w:val="left" w:pos="560"/>
        </w:tabs>
        <w:ind w:left="540" w:hanging="540"/>
        <w:rPr>
          <w:lang w:eastAsia="en-US"/>
        </w:rPr>
      </w:pPr>
      <w:r w:rsidRPr="004F196A">
        <w:rPr>
          <w:lang w:eastAsia="en-US"/>
        </w:rPr>
        <w:t xml:space="preserve">Filbee-Dexter K, Wernberg T, Norderhaug KM, Ramirez-Llodra E, Pedersen MF (2018) Movement of pulsed resource subsidies from kelp forests to deep fjords. </w:t>
      </w:r>
      <w:r w:rsidRPr="004F196A">
        <w:rPr>
          <w:i/>
          <w:lang w:eastAsia="en-US"/>
        </w:rPr>
        <w:t>Oecologia</w:t>
      </w:r>
      <w:r w:rsidRPr="004F196A">
        <w:rPr>
          <w:lang w:eastAsia="en-US"/>
        </w:rPr>
        <w:t xml:space="preserve"> 187, 291–304. 10.1007/s00442-018-4121-7.</w:t>
      </w:r>
    </w:p>
    <w:p w14:paraId="52463145" w14:textId="77777777" w:rsidR="004F196A" w:rsidRPr="004F196A" w:rsidRDefault="004F196A" w:rsidP="004F196A">
      <w:pPr>
        <w:tabs>
          <w:tab w:val="left" w:pos="560"/>
        </w:tabs>
        <w:ind w:left="540" w:hanging="540"/>
        <w:rPr>
          <w:lang w:eastAsia="en-US"/>
        </w:rPr>
      </w:pPr>
      <w:r w:rsidRPr="004F196A">
        <w:rPr>
          <w:lang w:eastAsia="en-US"/>
        </w:rPr>
        <w:t xml:space="preserve">Filbee-Dexter K, Pedersen MF, Fredriksen S, Norderhaug KM, Rinde E, Kristiansen T, Albretsen J, Wernberg T (2020) Carbon export is facilitated by sea urchins transforming kelp detritus. </w:t>
      </w:r>
      <w:r w:rsidRPr="004F196A">
        <w:rPr>
          <w:i/>
          <w:lang w:eastAsia="en-US"/>
        </w:rPr>
        <w:t>Oecologia</w:t>
      </w:r>
      <w:r w:rsidRPr="004F196A">
        <w:rPr>
          <w:lang w:eastAsia="en-US"/>
        </w:rPr>
        <w:t xml:space="preserve"> 192, 213–225. 10.1007/s00442-019-04571-1.</w:t>
      </w:r>
    </w:p>
    <w:p w14:paraId="69DCF835" w14:textId="77777777" w:rsidR="004F196A" w:rsidRPr="004F196A" w:rsidRDefault="004F196A" w:rsidP="004F196A">
      <w:pPr>
        <w:tabs>
          <w:tab w:val="left" w:pos="560"/>
        </w:tabs>
        <w:ind w:left="540" w:hanging="540"/>
        <w:rPr>
          <w:lang w:eastAsia="en-US"/>
        </w:rPr>
      </w:pPr>
      <w:r w:rsidRPr="004F196A">
        <w:rPr>
          <w:lang w:eastAsia="en-US"/>
        </w:rPr>
        <w:t xml:space="preserve">Filbee-Dexter K, Feehan CJ, Smale DA, Krumhansl KA, Augustine S, de Bettignies F, Burrows MT, Byrnes JEK, Campbell J, Davoult D et al. (2022) Kelp carbon sink potential decreases with warming due to accelerating decomposition. </w:t>
      </w:r>
      <w:r w:rsidRPr="004F196A">
        <w:rPr>
          <w:i/>
          <w:lang w:eastAsia="en-US"/>
        </w:rPr>
        <w:t>PLoS Biology</w:t>
      </w:r>
      <w:r w:rsidRPr="004F196A">
        <w:rPr>
          <w:lang w:eastAsia="en-US"/>
        </w:rPr>
        <w:t xml:space="preserve"> 20, e3001702. https://doi.org/10.1371/journal.pbio.3001702.</w:t>
      </w:r>
    </w:p>
    <w:p w14:paraId="5D2B08C8" w14:textId="77777777" w:rsidR="004F196A" w:rsidRPr="004F196A" w:rsidRDefault="004F196A" w:rsidP="004F196A">
      <w:pPr>
        <w:tabs>
          <w:tab w:val="left" w:pos="560"/>
        </w:tabs>
        <w:ind w:left="540" w:hanging="540"/>
        <w:rPr>
          <w:lang w:eastAsia="en-US"/>
        </w:rPr>
      </w:pPr>
      <w:r w:rsidRPr="004F196A">
        <w:rPr>
          <w:lang w:eastAsia="en-US"/>
        </w:rPr>
        <w:t xml:space="preserve">Fuji A (1962) Studies on the biology of the sea urchin: V. food consumption of </w:t>
      </w:r>
      <w:r w:rsidRPr="004F196A">
        <w:rPr>
          <w:i/>
          <w:lang w:eastAsia="en-US"/>
        </w:rPr>
        <w:t>Strongylocentrotus intermedius</w:t>
      </w:r>
      <w:r w:rsidRPr="004F196A">
        <w:rPr>
          <w:lang w:eastAsia="en-US"/>
        </w:rPr>
        <w:t xml:space="preserve">. </w:t>
      </w:r>
      <w:r w:rsidRPr="004F196A">
        <w:rPr>
          <w:i/>
          <w:lang w:eastAsia="en-US"/>
        </w:rPr>
        <w:t>Japanese journal of ecology</w:t>
      </w:r>
      <w:r w:rsidRPr="004F196A">
        <w:rPr>
          <w:lang w:eastAsia="en-US"/>
        </w:rPr>
        <w:t xml:space="preserve"> 12, 181–186. https://doi.org/10.18960/seitai.12.5_181.</w:t>
      </w:r>
    </w:p>
    <w:p w14:paraId="56FCC057" w14:textId="77777777" w:rsidR="004F196A" w:rsidRPr="004F196A" w:rsidRDefault="004F196A" w:rsidP="004F196A">
      <w:pPr>
        <w:tabs>
          <w:tab w:val="left" w:pos="560"/>
        </w:tabs>
        <w:ind w:left="540" w:hanging="540"/>
        <w:rPr>
          <w:lang w:eastAsia="en-US"/>
        </w:rPr>
      </w:pPr>
      <w:r w:rsidRPr="004F196A">
        <w:rPr>
          <w:lang w:eastAsia="en-US"/>
        </w:rPr>
        <w:t>Gabry J, Češnovar R, Johnson A, Bronder S (2025) cmdstanr: R Interface to ‘CmdStan’. https://mc-stan.org/cmdstanr.</w:t>
      </w:r>
    </w:p>
    <w:p w14:paraId="396BA1B9" w14:textId="77777777" w:rsidR="004F196A" w:rsidRPr="004F196A" w:rsidRDefault="004F196A" w:rsidP="004F196A">
      <w:pPr>
        <w:tabs>
          <w:tab w:val="left" w:pos="560"/>
        </w:tabs>
        <w:ind w:left="540" w:hanging="540"/>
        <w:rPr>
          <w:lang w:eastAsia="en-US"/>
        </w:rPr>
      </w:pPr>
      <w:r w:rsidRPr="004F196A">
        <w:rPr>
          <w:lang w:eastAsia="en-US"/>
        </w:rPr>
        <w:t xml:space="preserve">Gabry J, Simpson D, Vehtari A, Betancourt M, Gelman A (2019) Visualization in Bayesian workflow. </w:t>
      </w:r>
      <w:r w:rsidRPr="004F196A">
        <w:rPr>
          <w:i/>
          <w:lang w:eastAsia="en-US"/>
        </w:rPr>
        <w:t>Journal of the Royal Statistical Society Series A: Statistics in Society</w:t>
      </w:r>
      <w:r w:rsidRPr="004F196A">
        <w:rPr>
          <w:lang w:eastAsia="en-US"/>
        </w:rPr>
        <w:t xml:space="preserve"> 182, 389–402. https://doi.org/10.1111/rssa.12378.</w:t>
      </w:r>
    </w:p>
    <w:p w14:paraId="7128010F" w14:textId="77777777" w:rsidR="004F196A" w:rsidRPr="004F196A" w:rsidRDefault="004F196A" w:rsidP="004F196A">
      <w:pPr>
        <w:tabs>
          <w:tab w:val="left" w:pos="560"/>
        </w:tabs>
        <w:ind w:left="540" w:hanging="540"/>
        <w:rPr>
          <w:lang w:eastAsia="en-US"/>
        </w:rPr>
      </w:pPr>
      <w:r w:rsidRPr="004F196A">
        <w:rPr>
          <w:lang w:eastAsia="en-US"/>
        </w:rPr>
        <w:t xml:space="preserve">Ganteaume A, Gobert J, Malestroit P, Ménager V, Francour P, Boudouresque C-F (1998) In vitro consumption of </w:t>
      </w:r>
      <w:r w:rsidRPr="004F196A">
        <w:rPr>
          <w:i/>
          <w:lang w:eastAsia="en-US"/>
        </w:rPr>
        <w:t>Caulerpa taxifolia</w:t>
      </w:r>
      <w:r w:rsidRPr="004F196A">
        <w:rPr>
          <w:lang w:eastAsia="en-US"/>
        </w:rPr>
        <w:t xml:space="preserve"> (Chlorophyta) by accustomed and non-accustomed </w:t>
      </w:r>
      <w:r w:rsidRPr="004F196A">
        <w:rPr>
          <w:i/>
          <w:lang w:eastAsia="en-US"/>
        </w:rPr>
        <w:t>Paracentrotus lividus</w:t>
      </w:r>
      <w:r w:rsidRPr="004F196A">
        <w:rPr>
          <w:lang w:eastAsia="en-US"/>
        </w:rPr>
        <w:t xml:space="preserve"> (Echinoid): Seasonal variations. </w:t>
      </w:r>
      <w:r w:rsidRPr="004F196A">
        <w:rPr>
          <w:i/>
          <w:lang w:eastAsia="en-US"/>
        </w:rPr>
        <w:t>Journal of the Marine Biological Association of the United Kingdom</w:t>
      </w:r>
      <w:r w:rsidRPr="004F196A">
        <w:rPr>
          <w:lang w:eastAsia="en-US"/>
        </w:rPr>
        <w:t xml:space="preserve"> 78, 239–248. https://doi.org/10.1017/S0025315400040066.</w:t>
      </w:r>
    </w:p>
    <w:p w14:paraId="26BD87E6" w14:textId="77777777" w:rsidR="004F196A" w:rsidRPr="004F196A" w:rsidRDefault="004F196A" w:rsidP="004F196A">
      <w:pPr>
        <w:tabs>
          <w:tab w:val="left" w:pos="560"/>
        </w:tabs>
        <w:ind w:left="540" w:hanging="540"/>
        <w:rPr>
          <w:lang w:eastAsia="en-US"/>
        </w:rPr>
      </w:pPr>
      <w:r w:rsidRPr="004F196A">
        <w:rPr>
          <w:lang w:eastAsia="en-US"/>
        </w:rPr>
        <w:t>Gohel D, Moog S, Heckmann M (2025) officer: manipulation of Microsoft Word and PowerPoint documents. https://ardata-fr.github.io/officeverse.</w:t>
      </w:r>
    </w:p>
    <w:p w14:paraId="5013482A" w14:textId="77777777" w:rsidR="004F196A" w:rsidRPr="004F196A" w:rsidRDefault="004F196A" w:rsidP="004F196A">
      <w:pPr>
        <w:tabs>
          <w:tab w:val="left" w:pos="560"/>
        </w:tabs>
        <w:ind w:left="540" w:hanging="540"/>
        <w:rPr>
          <w:lang w:eastAsia="en-US"/>
        </w:rPr>
      </w:pPr>
      <w:r w:rsidRPr="004F196A">
        <w:rPr>
          <w:lang w:eastAsia="en-US"/>
        </w:rPr>
        <w:t xml:space="preserve">Harmelin-Vivien ML, Peyrot-Clausade M, Romano J-C (1992) Transformation of algal turf by echinoids and scarid fishes on French Polynesian coral reefs. </w:t>
      </w:r>
      <w:r w:rsidRPr="004F196A">
        <w:rPr>
          <w:i/>
          <w:lang w:eastAsia="en-US"/>
        </w:rPr>
        <w:t>Coral Reefs</w:t>
      </w:r>
      <w:r w:rsidRPr="004F196A">
        <w:rPr>
          <w:lang w:eastAsia="en-US"/>
        </w:rPr>
        <w:t xml:space="preserve"> 11, 45–50. https://link.springer.com/article/10.1007/BF00291934.</w:t>
      </w:r>
    </w:p>
    <w:p w14:paraId="0EC44349" w14:textId="77777777" w:rsidR="004F196A" w:rsidRPr="004F196A" w:rsidRDefault="004F196A" w:rsidP="004F196A">
      <w:pPr>
        <w:tabs>
          <w:tab w:val="left" w:pos="560"/>
        </w:tabs>
        <w:ind w:left="540" w:hanging="540"/>
        <w:rPr>
          <w:lang w:eastAsia="en-US"/>
        </w:rPr>
      </w:pPr>
      <w:r w:rsidRPr="004F196A">
        <w:rPr>
          <w:lang w:eastAsia="en-US"/>
        </w:rPr>
        <w:t xml:space="preserve">Hay ME, Duffy JE, Pfister CA, Fenical W (1987) Chemical defense against different marine herbivores: are amphipods insect equivalents. </w:t>
      </w:r>
      <w:r w:rsidRPr="004F196A">
        <w:rPr>
          <w:i/>
          <w:lang w:eastAsia="en-US"/>
        </w:rPr>
        <w:t>Ecology</w:t>
      </w:r>
      <w:r w:rsidRPr="004F196A">
        <w:rPr>
          <w:lang w:eastAsia="en-US"/>
        </w:rPr>
        <w:t xml:space="preserve"> 68, 1567–1580. https://www.jstor.org/stable/pdf/1939849.pdf?casa_token=J_SJsqjtL3IAAAAA:81mq2ifJ1_uA5HqLnE3_Dl8mZQ-FWaaP0R-</w:t>
      </w:r>
      <w:r w:rsidRPr="004F196A">
        <w:rPr>
          <w:lang w:eastAsia="en-US"/>
        </w:rPr>
        <w:lastRenderedPageBreak/>
        <w:t>VW88JUEKCeH2JC501fNqpF0UinMtcGJ4QCDjNk6paDZz8tljIGO0thtUsvGGc0SJgUS7LBV2qSqCERw.</w:t>
      </w:r>
    </w:p>
    <w:p w14:paraId="1A55FAB3" w14:textId="77777777" w:rsidR="004F196A" w:rsidRPr="004F196A" w:rsidRDefault="004F196A" w:rsidP="004F196A">
      <w:pPr>
        <w:tabs>
          <w:tab w:val="left" w:pos="560"/>
        </w:tabs>
        <w:ind w:left="540" w:hanging="540"/>
        <w:rPr>
          <w:lang w:eastAsia="en-US"/>
        </w:rPr>
      </w:pPr>
      <w:r w:rsidRPr="004F196A">
        <w:rPr>
          <w:lang w:eastAsia="en-US"/>
        </w:rPr>
        <w:t xml:space="preserve">Hay ME, Piel J, Boland W, Schnitzler I (1998) Seaweed sex pheromones and their degradation products frequently suppress amphipod feeding but rarely suppress sea urchin feeding. </w:t>
      </w:r>
      <w:r w:rsidRPr="004F196A">
        <w:rPr>
          <w:i/>
          <w:lang w:eastAsia="en-US"/>
        </w:rPr>
        <w:t>Chemoecology</w:t>
      </w:r>
      <w:r w:rsidRPr="004F196A">
        <w:rPr>
          <w:lang w:eastAsia="en-US"/>
        </w:rPr>
        <w:t xml:space="preserve"> 8, 91–98. https://citeseerx.ist.psu.edu/viewdoc/download?doi=10.1.1.295.9812&amp;rep=rep1&amp;type=pdf.</w:t>
      </w:r>
    </w:p>
    <w:p w14:paraId="6F7F5AD3" w14:textId="77777777" w:rsidR="004F196A" w:rsidRPr="004F196A" w:rsidRDefault="004F196A" w:rsidP="004F196A">
      <w:pPr>
        <w:tabs>
          <w:tab w:val="left" w:pos="560"/>
        </w:tabs>
        <w:ind w:left="540" w:hanging="540"/>
        <w:rPr>
          <w:lang w:eastAsia="en-US"/>
        </w:rPr>
      </w:pPr>
      <w:r w:rsidRPr="004F196A">
        <w:rPr>
          <w:lang w:eastAsia="en-US"/>
        </w:rPr>
        <w:t xml:space="preserve">Hoppe H-G (1983) Significance of exoenzymatic activities in the ecology of brackish water: measurements by means of methylumbelliferyl-substrates. </w:t>
      </w:r>
      <w:r w:rsidRPr="004F196A">
        <w:rPr>
          <w:i/>
          <w:lang w:eastAsia="en-US"/>
        </w:rPr>
        <w:t>Mar Ecol Prog Ser</w:t>
      </w:r>
      <w:r w:rsidRPr="004F196A">
        <w:rPr>
          <w:lang w:eastAsia="en-US"/>
        </w:rPr>
        <w:t xml:space="preserve"> 11, 299–308. https://www.jstor.org/stable/44634717.</w:t>
      </w:r>
    </w:p>
    <w:p w14:paraId="03CC3A88" w14:textId="77777777" w:rsidR="004F196A" w:rsidRPr="004F196A" w:rsidRDefault="004F196A" w:rsidP="004F196A">
      <w:pPr>
        <w:tabs>
          <w:tab w:val="left" w:pos="560"/>
        </w:tabs>
        <w:ind w:left="540" w:hanging="540"/>
        <w:rPr>
          <w:lang w:eastAsia="en-US"/>
        </w:rPr>
      </w:pPr>
      <w:r w:rsidRPr="004F196A">
        <w:rPr>
          <w:lang w:eastAsia="en-US"/>
        </w:rPr>
        <w:t xml:space="preserve">Huang L-K, Wang M-JJ (1995) Image thresholding by minimizing the measures of fuzziness. </w:t>
      </w:r>
      <w:r w:rsidRPr="004F196A">
        <w:rPr>
          <w:i/>
          <w:lang w:eastAsia="en-US"/>
        </w:rPr>
        <w:t>Pattern recognition</w:t>
      </w:r>
      <w:r w:rsidRPr="004F196A">
        <w:rPr>
          <w:lang w:eastAsia="en-US"/>
        </w:rPr>
        <w:t xml:space="preserve"> 28, 41–51. https://www.sciencedirect.com/science/article/pii/0031320394E0043K.</w:t>
      </w:r>
    </w:p>
    <w:p w14:paraId="4CEE19D8" w14:textId="77777777" w:rsidR="004F196A" w:rsidRPr="004F196A" w:rsidRDefault="004F196A" w:rsidP="004F196A">
      <w:pPr>
        <w:tabs>
          <w:tab w:val="left" w:pos="560"/>
        </w:tabs>
        <w:ind w:left="540" w:hanging="540"/>
        <w:rPr>
          <w:lang w:eastAsia="en-US"/>
        </w:rPr>
      </w:pPr>
      <w:r w:rsidRPr="004F196A">
        <w:rPr>
          <w:lang w:eastAsia="en-US"/>
        </w:rPr>
        <w:t>Kay M (2024) tidybayes: tidy data and geoms for Bayesian models. https://doi.org/10.5281/zenodo.13770114.</w:t>
      </w:r>
    </w:p>
    <w:p w14:paraId="65625446" w14:textId="77777777" w:rsidR="004F196A" w:rsidRPr="004F196A" w:rsidRDefault="004F196A" w:rsidP="004F196A">
      <w:pPr>
        <w:tabs>
          <w:tab w:val="left" w:pos="560"/>
        </w:tabs>
        <w:ind w:left="540" w:hanging="540"/>
        <w:rPr>
          <w:lang w:eastAsia="en-US"/>
        </w:rPr>
      </w:pPr>
      <w:r w:rsidRPr="004F196A">
        <w:rPr>
          <w:lang w:eastAsia="en-US"/>
        </w:rPr>
        <w:t xml:space="preserve">Koch M, Jungblut S, Götze S, Bock C, Saborowski R (2025a) Marine heatwaves in the Subarctic and the effect of acute temperature change on the key grazer Strongylocentrotus droebachiensis (Echinoidea, Echinodermata). </w:t>
      </w:r>
      <w:r w:rsidRPr="004F196A">
        <w:rPr>
          <w:i/>
          <w:lang w:eastAsia="en-US"/>
        </w:rPr>
        <w:t>ICES Journal of Marine Science</w:t>
      </w:r>
      <w:r w:rsidRPr="004F196A">
        <w:rPr>
          <w:lang w:eastAsia="en-US"/>
        </w:rPr>
        <w:t xml:space="preserve"> 82, fsae181. https://academic.oup.com/icesjms/article/82/5/fsae181/7927561.</w:t>
      </w:r>
    </w:p>
    <w:p w14:paraId="0847F559" w14:textId="77777777" w:rsidR="004F196A" w:rsidRPr="004F196A" w:rsidRDefault="004F196A" w:rsidP="004F196A">
      <w:pPr>
        <w:tabs>
          <w:tab w:val="left" w:pos="560"/>
        </w:tabs>
        <w:ind w:left="540" w:hanging="540"/>
        <w:rPr>
          <w:lang w:eastAsia="en-US"/>
        </w:rPr>
      </w:pPr>
      <w:r w:rsidRPr="004F196A">
        <w:rPr>
          <w:lang w:eastAsia="en-US"/>
        </w:rPr>
        <w:t xml:space="preserve">Koch M, Wohlrab S, Saborowski R (2025b) Functional enzymatic characterisation and microbiome analysis of the digestive tract of the green sea urchin Strongylocentrotus droebachiensis. </w:t>
      </w:r>
      <w:r w:rsidRPr="004F196A">
        <w:rPr>
          <w:i/>
          <w:lang w:eastAsia="en-US"/>
        </w:rPr>
        <w:t>Comparative Biochemistry and Physiology Part A: Molecular &amp; Integrative Physiology</w:t>
      </w:r>
      <w:r w:rsidRPr="004F196A">
        <w:rPr>
          <w:lang w:eastAsia="en-US"/>
        </w:rPr>
        <w:t xml:space="preserve"> 111907. https://www.sciencedirect.com/science/article/pii/S1095643325001060.</w:t>
      </w:r>
    </w:p>
    <w:p w14:paraId="4B9C0ABC" w14:textId="77777777" w:rsidR="004F196A" w:rsidRPr="004F196A" w:rsidRDefault="004F196A" w:rsidP="004F196A">
      <w:pPr>
        <w:tabs>
          <w:tab w:val="left" w:pos="560"/>
        </w:tabs>
        <w:ind w:left="540" w:hanging="540"/>
        <w:rPr>
          <w:lang w:eastAsia="en-US"/>
        </w:rPr>
      </w:pPr>
      <w:r w:rsidRPr="004F196A">
        <w:rPr>
          <w:lang w:eastAsia="en-US"/>
        </w:rPr>
        <w:t xml:space="preserve">Lares MT (1999) Evaluation of direct and indirect techniques for measuring absorption efficiencies of sea urchins (Echinodermata: Echinoidea) using prepared feeds. </w:t>
      </w:r>
      <w:r w:rsidRPr="004F196A">
        <w:rPr>
          <w:i/>
          <w:lang w:eastAsia="en-US"/>
        </w:rPr>
        <w:t>Journal of the World Aquaculture Society</w:t>
      </w:r>
      <w:r w:rsidRPr="004F196A">
        <w:rPr>
          <w:lang w:eastAsia="en-US"/>
        </w:rPr>
        <w:t xml:space="preserve"> 30, 201–207. https://onlinelibrary.wiley.com/doi/pdf/10.1111/j.1749-7345.1999.tb00867.x.</w:t>
      </w:r>
    </w:p>
    <w:p w14:paraId="3C549900" w14:textId="77777777" w:rsidR="004F196A" w:rsidRPr="004F196A" w:rsidRDefault="004F196A" w:rsidP="004F196A">
      <w:pPr>
        <w:tabs>
          <w:tab w:val="left" w:pos="560"/>
        </w:tabs>
        <w:ind w:left="540" w:hanging="540"/>
        <w:rPr>
          <w:lang w:eastAsia="en-US"/>
        </w:rPr>
      </w:pPr>
      <w:r w:rsidRPr="004F196A">
        <w:rPr>
          <w:lang w:eastAsia="en-US"/>
        </w:rPr>
        <w:t xml:space="preserve">Larson BR, Vadas RL, Keser M (1980) Feeding and nutritional ecology of the sea urchin Strongylocentrotus drobachiensis in Maine, USA. </w:t>
      </w:r>
      <w:r w:rsidRPr="004F196A">
        <w:rPr>
          <w:i/>
          <w:lang w:eastAsia="en-US"/>
        </w:rPr>
        <w:t>Marine Biology</w:t>
      </w:r>
      <w:r w:rsidRPr="004F196A">
        <w:rPr>
          <w:lang w:eastAsia="en-US"/>
        </w:rPr>
        <w:t xml:space="preserve"> 59, 49–62. 10.1007/BF00396982.</w:t>
      </w:r>
    </w:p>
    <w:p w14:paraId="147E7283" w14:textId="77777777" w:rsidR="004F196A" w:rsidRPr="004F196A" w:rsidRDefault="004F196A" w:rsidP="004F196A">
      <w:pPr>
        <w:tabs>
          <w:tab w:val="left" w:pos="560"/>
        </w:tabs>
        <w:ind w:left="540" w:hanging="540"/>
        <w:rPr>
          <w:lang w:eastAsia="en-US"/>
        </w:rPr>
      </w:pPr>
      <w:r w:rsidRPr="004F196A">
        <w:rPr>
          <w:lang w:eastAsia="en-US"/>
        </w:rPr>
        <w:t xml:space="preserve">Lawrence JM, Lawrence AL, Holland ND (1965) Annual cycle in the size of the gut of the purple sea urchin, Strongylocentrotus purpuratus (Stimpson). </w:t>
      </w:r>
      <w:r w:rsidRPr="004F196A">
        <w:rPr>
          <w:i/>
          <w:lang w:eastAsia="en-US"/>
        </w:rPr>
        <w:t>Nature</w:t>
      </w:r>
      <w:r w:rsidRPr="004F196A">
        <w:rPr>
          <w:lang w:eastAsia="en-US"/>
        </w:rPr>
        <w:t xml:space="preserve"> 205, 1238–1239. https://www.nature.com/articles/2051238a0.</w:t>
      </w:r>
    </w:p>
    <w:p w14:paraId="51FBD971" w14:textId="77777777" w:rsidR="004F196A" w:rsidRPr="004F196A" w:rsidRDefault="004F196A" w:rsidP="004F196A">
      <w:pPr>
        <w:tabs>
          <w:tab w:val="left" w:pos="560"/>
        </w:tabs>
        <w:ind w:left="540" w:hanging="540"/>
        <w:rPr>
          <w:lang w:eastAsia="en-US"/>
        </w:rPr>
      </w:pPr>
      <w:r w:rsidRPr="004F196A">
        <w:rPr>
          <w:lang w:eastAsia="en-US"/>
        </w:rPr>
        <w:t xml:space="preserve">Lawrence JM (1975) On the relationship between marine plants and sea urchins. </w:t>
      </w:r>
      <w:r w:rsidRPr="004F196A">
        <w:rPr>
          <w:i/>
          <w:lang w:eastAsia="en-US"/>
        </w:rPr>
        <w:t>Oceanogr Mar Biol Ann Rev</w:t>
      </w:r>
      <w:r w:rsidRPr="004F196A">
        <w:rPr>
          <w:lang w:eastAsia="en-US"/>
        </w:rPr>
        <w:t xml:space="preserve"> 13, 213–286. https://cir.nii.ac.jp/crid/1573668925001508224.</w:t>
      </w:r>
    </w:p>
    <w:p w14:paraId="45D19353" w14:textId="77777777" w:rsidR="004F196A" w:rsidRPr="004F196A" w:rsidRDefault="004F196A" w:rsidP="004F196A">
      <w:pPr>
        <w:tabs>
          <w:tab w:val="left" w:pos="560"/>
        </w:tabs>
        <w:ind w:left="540" w:hanging="540"/>
        <w:rPr>
          <w:lang w:eastAsia="en-US"/>
        </w:rPr>
      </w:pPr>
      <w:r w:rsidRPr="004F196A">
        <w:rPr>
          <w:lang w:eastAsia="en-US"/>
        </w:rPr>
        <w:t xml:space="preserve">Lee D, Stan buildbot, seantalts, Carpenter B, Morris M, Kucukelbir A, Betancourt M, Tran D, Brubaker M, Bales B et al. (2026) stan-dev/cmdstan. </w:t>
      </w:r>
      <w:r w:rsidRPr="004F196A">
        <w:rPr>
          <w:i/>
          <w:lang w:eastAsia="en-US"/>
        </w:rPr>
        <w:t>Zenodo</w:t>
      </w:r>
      <w:r w:rsidRPr="004F196A">
        <w:rPr>
          <w:lang w:eastAsia="en-US"/>
        </w:rPr>
        <w:t>. https://doi.org/10.5281/zenodo.598253.</w:t>
      </w:r>
    </w:p>
    <w:p w14:paraId="140DB7BD" w14:textId="77777777" w:rsidR="004F196A" w:rsidRPr="004F196A" w:rsidRDefault="004F196A" w:rsidP="004F196A">
      <w:pPr>
        <w:tabs>
          <w:tab w:val="left" w:pos="560"/>
        </w:tabs>
        <w:ind w:left="540" w:hanging="540"/>
        <w:rPr>
          <w:lang w:eastAsia="en-US"/>
        </w:rPr>
      </w:pPr>
      <w:r w:rsidRPr="004F196A">
        <w:rPr>
          <w:lang w:eastAsia="en-US"/>
        </w:rPr>
        <w:t xml:space="preserve">Lilly GR (1979) The influence of diet on the oxygen uptake of the sea urchins, Tripneustes ventricosus and Strongylocentrotus droebachiensis. </w:t>
      </w:r>
      <w:r w:rsidRPr="004F196A">
        <w:rPr>
          <w:i/>
          <w:lang w:eastAsia="en-US"/>
        </w:rPr>
        <w:t>Comparative Biochemistry and Physiology Part A: Physiology</w:t>
      </w:r>
      <w:r w:rsidRPr="004F196A">
        <w:rPr>
          <w:lang w:eastAsia="en-US"/>
        </w:rPr>
        <w:t xml:space="preserve"> 62, 463–469. https://www.sciencedirect.com/science/article/pii/0300962979900872.</w:t>
      </w:r>
    </w:p>
    <w:p w14:paraId="6D4E864E" w14:textId="77777777" w:rsidR="004F196A" w:rsidRPr="004F196A" w:rsidRDefault="004F196A" w:rsidP="004F196A">
      <w:pPr>
        <w:tabs>
          <w:tab w:val="left" w:pos="560"/>
        </w:tabs>
        <w:ind w:left="540" w:hanging="540"/>
        <w:rPr>
          <w:lang w:eastAsia="en-US"/>
        </w:rPr>
      </w:pPr>
      <w:r w:rsidRPr="004F196A">
        <w:rPr>
          <w:lang w:eastAsia="en-US"/>
        </w:rPr>
        <w:t xml:space="preserve">Lyons DA, Scheibling RE (2007a) Effect of dietary history and algal traits on feeding rate and food preference in the green sea urchin Strongylocentrotus droebachiensis. </w:t>
      </w:r>
      <w:r w:rsidRPr="004F196A">
        <w:rPr>
          <w:i/>
          <w:lang w:eastAsia="en-US"/>
        </w:rPr>
        <w:t>Journal of experimental marine biology and ecology</w:t>
      </w:r>
      <w:r w:rsidRPr="004F196A">
        <w:rPr>
          <w:lang w:eastAsia="en-US"/>
        </w:rPr>
        <w:t xml:space="preserve"> 349, 194–204. https://www.sciencedirect.com/science/article/pii/S0022098107002547.</w:t>
      </w:r>
    </w:p>
    <w:p w14:paraId="78834476" w14:textId="77777777" w:rsidR="004F196A" w:rsidRPr="004F196A" w:rsidRDefault="004F196A" w:rsidP="004F196A">
      <w:pPr>
        <w:tabs>
          <w:tab w:val="left" w:pos="560"/>
        </w:tabs>
        <w:ind w:left="540" w:hanging="540"/>
        <w:rPr>
          <w:lang w:eastAsia="en-US"/>
        </w:rPr>
      </w:pPr>
      <w:r w:rsidRPr="004F196A">
        <w:rPr>
          <w:lang w:eastAsia="en-US"/>
        </w:rPr>
        <w:t xml:space="preserve">Lyons DA, Scheibling RE (2007b) Differences in somatic and gonadic growth of sea urchins (Stronglyocentrotus droebachiensis) fed kelp (Laminaria longicruris) or the invasive </w:t>
      </w:r>
      <w:r w:rsidRPr="004F196A">
        <w:rPr>
          <w:lang w:eastAsia="en-US"/>
        </w:rPr>
        <w:lastRenderedPageBreak/>
        <w:t xml:space="preserve">alga Codium fragile ssp. tomentosoides are related to energy acquisition. </w:t>
      </w:r>
      <w:r w:rsidRPr="004F196A">
        <w:rPr>
          <w:i/>
          <w:lang w:eastAsia="en-US"/>
        </w:rPr>
        <w:t>Marine Biology</w:t>
      </w:r>
      <w:r w:rsidRPr="004F196A">
        <w:rPr>
          <w:lang w:eastAsia="en-US"/>
        </w:rPr>
        <w:t xml:space="preserve"> 152, 285–295. https://link.springer.com/article/10.1007/s00227-007-0682-4.</w:t>
      </w:r>
    </w:p>
    <w:p w14:paraId="5EE652E2" w14:textId="77777777" w:rsidR="004F196A" w:rsidRPr="004F196A" w:rsidRDefault="004F196A" w:rsidP="004F196A">
      <w:pPr>
        <w:tabs>
          <w:tab w:val="left" w:pos="560"/>
        </w:tabs>
        <w:ind w:left="540" w:hanging="540"/>
        <w:rPr>
          <w:lang w:eastAsia="en-US"/>
        </w:rPr>
      </w:pPr>
      <w:r w:rsidRPr="004F196A">
        <w:rPr>
          <w:lang w:eastAsia="en-US"/>
        </w:rPr>
        <w:t xml:space="preserve">Mamelona J, Pelletier É (2005) Green urchin as a significant source of fecal particulate organic matter within nearshore benthic ecosystems. </w:t>
      </w:r>
      <w:r w:rsidRPr="004F196A">
        <w:rPr>
          <w:i/>
          <w:lang w:eastAsia="en-US"/>
        </w:rPr>
        <w:t>Journal of Experimental Marine Biology and Ecology</w:t>
      </w:r>
      <w:r w:rsidRPr="004F196A">
        <w:rPr>
          <w:lang w:eastAsia="en-US"/>
        </w:rPr>
        <w:t xml:space="preserve"> 314, 163–174. http://dx.doi.org/10.1016/j.jembe.2004.08.026.</w:t>
      </w:r>
    </w:p>
    <w:p w14:paraId="45069738" w14:textId="77777777" w:rsidR="004F196A" w:rsidRPr="004F196A" w:rsidRDefault="004F196A" w:rsidP="004F196A">
      <w:pPr>
        <w:tabs>
          <w:tab w:val="left" w:pos="560"/>
        </w:tabs>
        <w:ind w:left="540" w:hanging="540"/>
        <w:rPr>
          <w:lang w:eastAsia="en-US"/>
        </w:rPr>
      </w:pPr>
      <w:r w:rsidRPr="004F196A">
        <w:rPr>
          <w:lang w:eastAsia="en-US"/>
        </w:rPr>
        <w:t>McElreath R (2020) Statistical rethinking</w:t>
      </w:r>
      <w:r w:rsidRPr="004F196A">
        <w:rPr>
          <w:vertAlign w:val="superscript"/>
          <w:lang w:eastAsia="en-US"/>
        </w:rPr>
        <w:t>2</w:t>
      </w:r>
      <w:r w:rsidRPr="004F196A">
        <w:rPr>
          <w:lang w:eastAsia="en-US"/>
        </w:rPr>
        <w:t>: a Bayesian course with examples in R and Stan, second edition. Chapman and Hall/CRC. https://doi.org/10.1201/9780429029608.</w:t>
      </w:r>
    </w:p>
    <w:p w14:paraId="28E4277F" w14:textId="77777777" w:rsidR="004F196A" w:rsidRPr="004F196A" w:rsidRDefault="004F196A" w:rsidP="004F196A">
      <w:pPr>
        <w:tabs>
          <w:tab w:val="left" w:pos="560"/>
        </w:tabs>
        <w:ind w:left="540" w:hanging="540"/>
        <w:rPr>
          <w:lang w:eastAsia="en-US"/>
        </w:rPr>
      </w:pPr>
      <w:r w:rsidRPr="004F196A">
        <w:rPr>
          <w:lang w:eastAsia="en-US"/>
        </w:rPr>
        <w:t xml:space="preserve">Miller RJ, Mann KH (1973) Ecological energetics of the seaweed zone in a marine bay on the Atlantic coast of Canada. III. Energy transformations by sea urchins. </w:t>
      </w:r>
      <w:r w:rsidRPr="004F196A">
        <w:rPr>
          <w:i/>
          <w:lang w:eastAsia="en-US"/>
        </w:rPr>
        <w:t>Marine Biology</w:t>
      </w:r>
      <w:r w:rsidRPr="004F196A">
        <w:rPr>
          <w:lang w:eastAsia="en-US"/>
        </w:rPr>
        <w:t xml:space="preserve"> 18, 99–114. https://doi.org/10.1007/BF00348685.</w:t>
      </w:r>
    </w:p>
    <w:p w14:paraId="53CBF90B" w14:textId="77777777" w:rsidR="004F196A" w:rsidRPr="004F196A" w:rsidRDefault="004F196A" w:rsidP="004F196A">
      <w:pPr>
        <w:tabs>
          <w:tab w:val="left" w:pos="560"/>
        </w:tabs>
        <w:ind w:left="540" w:hanging="540"/>
        <w:rPr>
          <w:lang w:eastAsia="en-US"/>
        </w:rPr>
      </w:pPr>
      <w:r w:rsidRPr="004F196A">
        <w:rPr>
          <w:lang w:eastAsia="en-US"/>
        </w:rPr>
        <w:t xml:space="preserve">Mills SC, Peyrot-Clausade M, Fontaine MF (2000) Ingestion and transformation of algal turf by Echinometra mathaei on Tiahura fringing reef (French Polynesia). </w:t>
      </w:r>
      <w:r w:rsidRPr="004F196A">
        <w:rPr>
          <w:i/>
          <w:lang w:eastAsia="en-US"/>
        </w:rPr>
        <w:t>Journal of experimental marine biology and ecology</w:t>
      </w:r>
      <w:r w:rsidRPr="004F196A">
        <w:rPr>
          <w:lang w:eastAsia="en-US"/>
        </w:rPr>
        <w:t xml:space="preserve"> 254, 71–84. https://www.sciencedirect.com/science/article/pii/S0022098100002641.</w:t>
      </w:r>
    </w:p>
    <w:p w14:paraId="531E06E4" w14:textId="77777777" w:rsidR="004F196A" w:rsidRPr="004F196A" w:rsidRDefault="004F196A" w:rsidP="004F196A">
      <w:pPr>
        <w:tabs>
          <w:tab w:val="left" w:pos="560"/>
        </w:tabs>
        <w:ind w:left="540" w:hanging="540"/>
        <w:rPr>
          <w:lang w:eastAsia="en-US"/>
        </w:rPr>
      </w:pPr>
      <w:r w:rsidRPr="004F196A">
        <w:rPr>
          <w:lang w:eastAsia="en-US"/>
        </w:rPr>
        <w:t xml:space="preserve">Molis M, Körner J, Ko YW, Kim JH (2008) Specificity of inducible seaweed anti-herbivory defences depends on identity of macroalgae and herbivores. </w:t>
      </w:r>
      <w:r w:rsidRPr="004F196A">
        <w:rPr>
          <w:i/>
          <w:lang w:eastAsia="en-US"/>
        </w:rPr>
        <w:t>Marine Ecology Progress Series</w:t>
      </w:r>
      <w:r w:rsidRPr="004F196A">
        <w:rPr>
          <w:lang w:eastAsia="en-US"/>
        </w:rPr>
        <w:t xml:space="preserve"> 354, 97–105. https://www.int-res.com/abstracts/meps/v354/p97-105.</w:t>
      </w:r>
    </w:p>
    <w:p w14:paraId="41FB483F" w14:textId="77777777" w:rsidR="004F196A" w:rsidRPr="004F196A" w:rsidRDefault="004F196A" w:rsidP="004F196A">
      <w:pPr>
        <w:tabs>
          <w:tab w:val="left" w:pos="560"/>
        </w:tabs>
        <w:ind w:left="540" w:hanging="540"/>
        <w:rPr>
          <w:lang w:eastAsia="en-US"/>
        </w:rPr>
      </w:pPr>
      <w:r w:rsidRPr="004F196A">
        <w:rPr>
          <w:lang w:eastAsia="en-US"/>
        </w:rPr>
        <w:t>Molis M, Enge A, Karsten U (2010) Grazing impact of, and indirect interactions between mesograzers associated with kelp (</w:t>
      </w:r>
      <w:r w:rsidRPr="004F196A">
        <w:rPr>
          <w:i/>
          <w:lang w:eastAsia="en-US"/>
        </w:rPr>
        <w:t>Laminaria digitata</w:t>
      </w:r>
      <w:r w:rsidRPr="004F196A">
        <w:rPr>
          <w:lang w:eastAsia="en-US"/>
        </w:rPr>
        <w:t xml:space="preserve">). </w:t>
      </w:r>
      <w:r w:rsidRPr="004F196A">
        <w:rPr>
          <w:i/>
          <w:lang w:eastAsia="en-US"/>
        </w:rPr>
        <w:t>Journal of Phycology</w:t>
      </w:r>
      <w:r w:rsidRPr="004F196A">
        <w:rPr>
          <w:lang w:eastAsia="en-US"/>
        </w:rPr>
        <w:t xml:space="preserve"> 46, 76–84. http://dx.doi.org/10.1111/j.1529-8817.2009.00787.x.</w:t>
      </w:r>
    </w:p>
    <w:p w14:paraId="600F768C" w14:textId="77777777" w:rsidR="004F196A" w:rsidRPr="004F196A" w:rsidRDefault="004F196A" w:rsidP="004F196A">
      <w:pPr>
        <w:tabs>
          <w:tab w:val="left" w:pos="560"/>
        </w:tabs>
        <w:ind w:left="540" w:hanging="540"/>
        <w:rPr>
          <w:lang w:eastAsia="en-US"/>
        </w:rPr>
      </w:pPr>
      <w:r w:rsidRPr="004F196A">
        <w:rPr>
          <w:lang w:eastAsia="en-US"/>
        </w:rPr>
        <w:t>Müller K (2025) here: a simpler way to find your files. https://here.r-lib.org.</w:t>
      </w:r>
    </w:p>
    <w:p w14:paraId="4C43B4A5" w14:textId="77777777" w:rsidR="004F196A" w:rsidRPr="004F196A" w:rsidRDefault="004F196A" w:rsidP="004F196A">
      <w:pPr>
        <w:tabs>
          <w:tab w:val="left" w:pos="560"/>
        </w:tabs>
        <w:ind w:left="540" w:hanging="540"/>
        <w:rPr>
          <w:lang w:eastAsia="en-US"/>
        </w:rPr>
      </w:pPr>
      <w:r w:rsidRPr="004F196A">
        <w:rPr>
          <w:lang w:eastAsia="en-US"/>
        </w:rPr>
        <w:t xml:space="preserve">Nagai Y, Kaneko K (1975) Culture experiments on the sea urchin Strongylocentrotus pulcherrimus fed an artificial diet. </w:t>
      </w:r>
      <w:r w:rsidRPr="004F196A">
        <w:rPr>
          <w:i/>
          <w:lang w:eastAsia="en-US"/>
        </w:rPr>
        <w:t>Marine Biology</w:t>
      </w:r>
      <w:r w:rsidRPr="004F196A">
        <w:rPr>
          <w:lang w:eastAsia="en-US"/>
        </w:rPr>
        <w:t xml:space="preserve"> 29, 105–108. https://idp.springer.com/authorize/casa?redirect_uri=https://link.springer.com/content/pdf/10.1007/bf00388981.pdf&amp;casa_token=c7qawZuVktIAAAAA:JZ_yS3RAC980QQY9eVfw4B2zhHlfdVnACffvfwmz0OgS2zkFJkyGNqFA0ajN2E-wot7ii8T9w4AaG-HLW2w.</w:t>
      </w:r>
    </w:p>
    <w:p w14:paraId="5C760B56" w14:textId="77777777" w:rsidR="004F196A" w:rsidRPr="004F196A" w:rsidRDefault="004F196A" w:rsidP="004F196A">
      <w:pPr>
        <w:tabs>
          <w:tab w:val="left" w:pos="560"/>
        </w:tabs>
        <w:ind w:left="540" w:hanging="540"/>
        <w:rPr>
          <w:lang w:eastAsia="en-US"/>
        </w:rPr>
      </w:pPr>
      <w:r w:rsidRPr="004F196A">
        <w:rPr>
          <w:lang w:eastAsia="en-US"/>
        </w:rPr>
        <w:t xml:space="preserve">Oetama VSP, Pentzold S, Boland W (2021) The fate of chlorophyll in phytophagous insects goes beyond nutrition. </w:t>
      </w:r>
      <w:r w:rsidRPr="004F196A">
        <w:rPr>
          <w:i/>
          <w:lang w:eastAsia="en-US"/>
        </w:rPr>
        <w:t>Z Naturforsch C J Biosci</w:t>
      </w:r>
      <w:r w:rsidRPr="004F196A">
        <w:rPr>
          <w:lang w:eastAsia="en-US"/>
        </w:rPr>
        <w:t xml:space="preserve"> 76, 1–9. https://pubmed.ncbi.nlm.nih.gov/32887212.</w:t>
      </w:r>
    </w:p>
    <w:p w14:paraId="379DC393" w14:textId="77777777" w:rsidR="004F196A" w:rsidRPr="004F196A" w:rsidRDefault="004F196A" w:rsidP="004F196A">
      <w:pPr>
        <w:tabs>
          <w:tab w:val="left" w:pos="560"/>
        </w:tabs>
        <w:ind w:left="540" w:hanging="540"/>
        <w:rPr>
          <w:lang w:eastAsia="en-US"/>
        </w:rPr>
      </w:pPr>
      <w:r w:rsidRPr="004F196A">
        <w:rPr>
          <w:lang w:eastAsia="en-US"/>
        </w:rPr>
        <w:t xml:space="preserve">Orr LC, Curtis DL, Cross SF, Gurney-Smith H, Shanks A, Pearce CM (2014) Ingestion rate, absorption efficiency, oxygen consumption, and fecal production in green sea urchins (Strongylocentrotus droebachiensis) fed waste from sablefish (Anoplopoma fimbria) culture. </w:t>
      </w:r>
      <w:r w:rsidRPr="004F196A">
        <w:rPr>
          <w:i/>
          <w:lang w:eastAsia="en-US"/>
        </w:rPr>
        <w:t>Aquaculture</w:t>
      </w:r>
      <w:r w:rsidRPr="004F196A">
        <w:rPr>
          <w:lang w:eastAsia="en-US"/>
        </w:rPr>
        <w:t xml:space="preserve"> 422, 184–192. https://doi.org/10.1016/j.aquaculture.2013.11.030.</w:t>
      </w:r>
    </w:p>
    <w:p w14:paraId="3A64B65E" w14:textId="77777777" w:rsidR="004F196A" w:rsidRPr="004F196A" w:rsidRDefault="004F196A" w:rsidP="004F196A">
      <w:pPr>
        <w:tabs>
          <w:tab w:val="left" w:pos="560"/>
        </w:tabs>
        <w:ind w:left="540" w:hanging="540"/>
        <w:rPr>
          <w:lang w:eastAsia="en-US"/>
        </w:rPr>
      </w:pPr>
      <w:r w:rsidRPr="004F196A">
        <w:rPr>
          <w:lang w:eastAsia="en-US"/>
        </w:rPr>
        <w:t xml:space="preserve">Pedersen MF, Filbee-Dexter K, Norderhaug KM, Fredriksen S, Frisk NL, Fagerli CW, Wernberg T (2020) Detrital carbon production and export in high latitude kelp forests. </w:t>
      </w:r>
      <w:r w:rsidRPr="004F196A">
        <w:rPr>
          <w:i/>
          <w:lang w:eastAsia="en-US"/>
        </w:rPr>
        <w:t>Oecologia</w:t>
      </w:r>
      <w:r w:rsidRPr="004F196A">
        <w:rPr>
          <w:lang w:eastAsia="en-US"/>
        </w:rPr>
        <w:t xml:space="preserve"> 192, 227–239. 10.1007/s00442-019-04573-z.</w:t>
      </w:r>
    </w:p>
    <w:p w14:paraId="44B5176E" w14:textId="77777777" w:rsidR="004F196A" w:rsidRPr="004F196A" w:rsidRDefault="004F196A" w:rsidP="004F196A">
      <w:pPr>
        <w:tabs>
          <w:tab w:val="left" w:pos="560"/>
        </w:tabs>
        <w:ind w:left="540" w:hanging="540"/>
        <w:rPr>
          <w:lang w:eastAsia="en-US"/>
        </w:rPr>
      </w:pPr>
      <w:r w:rsidRPr="004F196A">
        <w:rPr>
          <w:lang w:eastAsia="en-US"/>
        </w:rPr>
        <w:t>Pedersen TL (2025) patchwork: the composer of plots. https://patchwork.data-imaginist.com.</w:t>
      </w:r>
    </w:p>
    <w:p w14:paraId="7250A449" w14:textId="77777777" w:rsidR="004F196A" w:rsidRPr="004F196A" w:rsidRDefault="004F196A" w:rsidP="004F196A">
      <w:pPr>
        <w:tabs>
          <w:tab w:val="left" w:pos="560"/>
        </w:tabs>
        <w:ind w:left="540" w:hanging="540"/>
        <w:rPr>
          <w:lang w:eastAsia="en-US"/>
        </w:rPr>
      </w:pPr>
      <w:r w:rsidRPr="004F196A">
        <w:rPr>
          <w:lang w:eastAsia="en-US"/>
        </w:rPr>
        <w:t xml:space="preserve">Pessarrodona A, Foggo A, Smale DA (2019) Can ecosystem functioning be maintained despite climate‐driven shifts in species composition? Insights from novel marine forests. </w:t>
      </w:r>
      <w:r w:rsidRPr="004F196A">
        <w:rPr>
          <w:i/>
          <w:lang w:eastAsia="en-US"/>
        </w:rPr>
        <w:t>J Ecol</w:t>
      </w:r>
      <w:r w:rsidRPr="004F196A">
        <w:rPr>
          <w:lang w:eastAsia="en-US"/>
        </w:rPr>
        <w:t xml:space="preserve"> 107, 91–104. 10.1111/1365-2745.13053.</w:t>
      </w:r>
    </w:p>
    <w:p w14:paraId="1ABB6FBF" w14:textId="77777777" w:rsidR="004F196A" w:rsidRPr="004F196A" w:rsidRDefault="004F196A" w:rsidP="004F196A">
      <w:pPr>
        <w:tabs>
          <w:tab w:val="left" w:pos="560"/>
        </w:tabs>
        <w:ind w:left="540" w:hanging="540"/>
        <w:rPr>
          <w:lang w:eastAsia="en-US"/>
        </w:rPr>
      </w:pPr>
      <w:r w:rsidRPr="004F196A">
        <w:rPr>
          <w:lang w:eastAsia="en-US"/>
        </w:rPr>
        <w:t xml:space="preserve">Prado P, Carmichael RH, Watts SA, Cebrian J, Heck Jr KL (2012) Diet-dependent δ13C and δ15N fractionation among sea urchin Lytechinus variegatus tissues: implications for food web models. </w:t>
      </w:r>
      <w:r w:rsidRPr="004F196A">
        <w:rPr>
          <w:i/>
          <w:lang w:eastAsia="en-US"/>
        </w:rPr>
        <w:t>Marine Ecology Progress Series</w:t>
      </w:r>
      <w:r w:rsidRPr="004F196A">
        <w:rPr>
          <w:lang w:eastAsia="en-US"/>
        </w:rPr>
        <w:t xml:space="preserve"> 462, 175–190. https://www.int-res.com/abstracts/meps/v462/p175-190.</w:t>
      </w:r>
    </w:p>
    <w:p w14:paraId="23BAA32B" w14:textId="77777777" w:rsidR="004F196A" w:rsidRPr="004F196A" w:rsidRDefault="004F196A" w:rsidP="004F196A">
      <w:pPr>
        <w:tabs>
          <w:tab w:val="left" w:pos="560"/>
        </w:tabs>
        <w:ind w:left="540" w:hanging="540"/>
        <w:rPr>
          <w:lang w:eastAsia="en-US"/>
        </w:rPr>
      </w:pPr>
      <w:r w:rsidRPr="004F196A">
        <w:rPr>
          <w:lang w:eastAsia="en-US"/>
        </w:rPr>
        <w:t xml:space="preserve">Prado P, Heck Jr KL, Cebrian J (2014) Moderate stoichiometric homeostasis in the sea urchin Lytechinus variegatus: effects of diet and growth on C: N: P ratios. </w:t>
      </w:r>
      <w:r w:rsidRPr="004F196A">
        <w:rPr>
          <w:i/>
          <w:lang w:eastAsia="en-US"/>
        </w:rPr>
        <w:t>Marine biology</w:t>
      </w:r>
      <w:r w:rsidRPr="004F196A">
        <w:rPr>
          <w:lang w:eastAsia="en-US"/>
        </w:rPr>
        <w:t xml:space="preserve"> 161, 2869–2883. https://idp.springer.com/authorize/casa?redirect_uri=https://link.springer.com/article/10.1007/s00227-014-2552-1&amp;casa_token=4pORJt8fFjsAAAAA:PTJ4-</w:t>
      </w:r>
      <w:r w:rsidRPr="004F196A">
        <w:rPr>
          <w:lang w:eastAsia="en-US"/>
        </w:rPr>
        <w:lastRenderedPageBreak/>
        <w:t>5srcn1FTLt7ohoIDVvTJ9nzViCLF8Ik2SzbMu1oQHZvSIckuiti29lqKHbwCd_QtJbYfg8YPaU.</w:t>
      </w:r>
    </w:p>
    <w:p w14:paraId="4A12659D" w14:textId="77777777" w:rsidR="004F196A" w:rsidRPr="004F196A" w:rsidRDefault="004F196A" w:rsidP="004F196A">
      <w:pPr>
        <w:tabs>
          <w:tab w:val="left" w:pos="560"/>
        </w:tabs>
        <w:ind w:left="540" w:hanging="540"/>
        <w:rPr>
          <w:lang w:eastAsia="en-US"/>
        </w:rPr>
      </w:pPr>
      <w:r w:rsidRPr="004F196A">
        <w:rPr>
          <w:lang w:eastAsia="en-US"/>
        </w:rPr>
        <w:t>R Core Team (2026) R: a language and environment for statistical computing. R Foundation for Statistical Computing. https://www.R-project.org/.</w:t>
      </w:r>
    </w:p>
    <w:p w14:paraId="3ED10C54" w14:textId="77777777" w:rsidR="004F196A" w:rsidRPr="004F196A" w:rsidRDefault="004F196A" w:rsidP="004F196A">
      <w:pPr>
        <w:tabs>
          <w:tab w:val="left" w:pos="560"/>
        </w:tabs>
        <w:ind w:left="540" w:hanging="540"/>
        <w:rPr>
          <w:lang w:eastAsia="en-US"/>
        </w:rPr>
      </w:pPr>
      <w:r w:rsidRPr="004F196A">
        <w:rPr>
          <w:lang w:eastAsia="en-US"/>
        </w:rPr>
        <w:t>Rohatgi A (2022) WebPlotDigitizer. https://automeris.io.</w:t>
      </w:r>
    </w:p>
    <w:p w14:paraId="74D2D99D" w14:textId="77777777" w:rsidR="004F196A" w:rsidRPr="004F196A" w:rsidRDefault="004F196A" w:rsidP="004F196A">
      <w:pPr>
        <w:tabs>
          <w:tab w:val="left" w:pos="560"/>
        </w:tabs>
        <w:ind w:left="540" w:hanging="540"/>
        <w:rPr>
          <w:lang w:eastAsia="en-US"/>
        </w:rPr>
      </w:pPr>
      <w:r w:rsidRPr="004F196A">
        <w:rPr>
          <w:lang w:eastAsia="en-US"/>
        </w:rPr>
        <w:t xml:space="preserve">Romaní AM, Fischer H, Mille-Lindblom C, Tranvik LJ (2006) Interactions of bacteria and fungi on decomposing litter: differential extracellular enzyme activities. </w:t>
      </w:r>
      <w:r w:rsidRPr="004F196A">
        <w:rPr>
          <w:i/>
          <w:lang w:eastAsia="en-US"/>
        </w:rPr>
        <w:t>Ecology</w:t>
      </w:r>
      <w:r w:rsidRPr="004F196A">
        <w:rPr>
          <w:lang w:eastAsia="en-US"/>
        </w:rPr>
        <w:t xml:space="preserve"> 87, 2559–2569. https://esajournals.onlinelibrary.wiley.com/doi/abs/10.1890/0012-9658(2006)87[2559:IOBAFO]2.0.CO;2.</w:t>
      </w:r>
    </w:p>
    <w:p w14:paraId="57F359D7" w14:textId="77777777" w:rsidR="004F196A" w:rsidRPr="004F196A" w:rsidRDefault="004F196A" w:rsidP="004F196A">
      <w:pPr>
        <w:tabs>
          <w:tab w:val="left" w:pos="560"/>
        </w:tabs>
        <w:ind w:left="540" w:hanging="540"/>
        <w:rPr>
          <w:lang w:eastAsia="en-US"/>
        </w:rPr>
      </w:pPr>
      <w:r w:rsidRPr="004F196A">
        <w:rPr>
          <w:lang w:eastAsia="en-US"/>
        </w:rPr>
        <w:t>RStudio Team (2026) RStudio: integrated development environment for R. RStudio, Inc. http://www.rstudio.com/.</w:t>
      </w:r>
    </w:p>
    <w:p w14:paraId="2DCA660C" w14:textId="77777777" w:rsidR="004F196A" w:rsidRPr="004F196A" w:rsidRDefault="004F196A" w:rsidP="004F196A">
      <w:pPr>
        <w:tabs>
          <w:tab w:val="left" w:pos="560"/>
        </w:tabs>
        <w:ind w:left="540" w:hanging="540"/>
        <w:rPr>
          <w:lang w:eastAsia="en-US"/>
        </w:rPr>
      </w:pPr>
      <w:r w:rsidRPr="004F196A">
        <w:rPr>
          <w:lang w:eastAsia="en-US"/>
        </w:rPr>
        <w:t xml:space="preserve">Sauchyn LK, Scheibling RE (2009a) Fecal production by sea urchins in native and invaded algal beds. </w:t>
      </w:r>
      <w:r w:rsidRPr="004F196A">
        <w:rPr>
          <w:i/>
          <w:lang w:eastAsia="en-US"/>
        </w:rPr>
        <w:t>Marine Ecology Progress Series</w:t>
      </w:r>
      <w:r w:rsidRPr="004F196A">
        <w:rPr>
          <w:lang w:eastAsia="en-US"/>
        </w:rPr>
        <w:t xml:space="preserve"> 396, 35–48. 10.3354/meps08296.</w:t>
      </w:r>
    </w:p>
    <w:p w14:paraId="48B9A523" w14:textId="77777777" w:rsidR="004F196A" w:rsidRPr="004F196A" w:rsidRDefault="004F196A" w:rsidP="004F196A">
      <w:pPr>
        <w:tabs>
          <w:tab w:val="left" w:pos="560"/>
        </w:tabs>
        <w:ind w:left="540" w:hanging="540"/>
        <w:rPr>
          <w:lang w:eastAsia="en-US"/>
        </w:rPr>
      </w:pPr>
      <w:r w:rsidRPr="004F196A">
        <w:rPr>
          <w:lang w:eastAsia="en-US"/>
        </w:rPr>
        <w:t xml:space="preserve">Sauchyn LK, Lauzon-Guay J-S, Scheibling RE (2011) Sea urchin fecal production and accumulation in a rocky subtidal ecosystem. </w:t>
      </w:r>
      <w:r w:rsidRPr="004F196A">
        <w:rPr>
          <w:i/>
          <w:lang w:eastAsia="en-US"/>
        </w:rPr>
        <w:t>Aquatic Biology</w:t>
      </w:r>
      <w:r w:rsidRPr="004F196A">
        <w:rPr>
          <w:lang w:eastAsia="en-US"/>
        </w:rPr>
        <w:t xml:space="preserve"> 13, 215–223. https://www.int-res.com/abstracts/ab/v13/n3/p215-223.</w:t>
      </w:r>
    </w:p>
    <w:p w14:paraId="15011432" w14:textId="77777777" w:rsidR="004F196A" w:rsidRPr="004F196A" w:rsidRDefault="004F196A" w:rsidP="004F196A">
      <w:pPr>
        <w:tabs>
          <w:tab w:val="left" w:pos="560"/>
        </w:tabs>
        <w:ind w:left="540" w:hanging="540"/>
        <w:rPr>
          <w:lang w:eastAsia="en-US"/>
        </w:rPr>
      </w:pPr>
      <w:r w:rsidRPr="004F196A">
        <w:rPr>
          <w:lang w:eastAsia="en-US"/>
        </w:rPr>
        <w:t xml:space="preserve">Sauchyn LK, Scheibling RE (2009b) Degradation of sea urchin feces in a rocky subtidal ecosystem: implications for nutrient cycling and energy flow. </w:t>
      </w:r>
      <w:r w:rsidRPr="004F196A">
        <w:rPr>
          <w:i/>
          <w:lang w:eastAsia="en-US"/>
        </w:rPr>
        <w:t>Aquat Biol</w:t>
      </w:r>
      <w:r w:rsidRPr="004F196A">
        <w:rPr>
          <w:lang w:eastAsia="en-US"/>
        </w:rPr>
        <w:t xml:space="preserve"> 6, 99–108. 10.3354/ab00171.</w:t>
      </w:r>
    </w:p>
    <w:p w14:paraId="65708BE4" w14:textId="77777777" w:rsidR="004F196A" w:rsidRPr="004F196A" w:rsidRDefault="004F196A" w:rsidP="004F196A">
      <w:pPr>
        <w:tabs>
          <w:tab w:val="left" w:pos="560"/>
        </w:tabs>
        <w:ind w:left="540" w:hanging="540"/>
        <w:rPr>
          <w:lang w:eastAsia="en-US"/>
        </w:rPr>
      </w:pPr>
      <w:r w:rsidRPr="004F196A">
        <w:rPr>
          <w:lang w:eastAsia="en-US"/>
        </w:rPr>
        <w:t xml:space="preserve">Scheibling RE, Hatcher BG (2007) Ecology of Strongylocentrotus droebachiensis. (eds.) </w:t>
      </w:r>
      <w:r w:rsidRPr="004F196A">
        <w:rPr>
          <w:i/>
          <w:lang w:eastAsia="en-US"/>
        </w:rPr>
        <w:t>Developments in Aquaculture and Fisheries Science 37</w:t>
      </w:r>
      <w:r w:rsidRPr="004F196A">
        <w:rPr>
          <w:lang w:eastAsia="en-US"/>
        </w:rPr>
        <w:t>, 353–392. https://doi.org/10.1016/S0167-9309(07)80082-2.</w:t>
      </w:r>
    </w:p>
    <w:p w14:paraId="29B39FD8" w14:textId="77777777" w:rsidR="004F196A" w:rsidRPr="004F196A" w:rsidRDefault="004F196A" w:rsidP="004F196A">
      <w:pPr>
        <w:tabs>
          <w:tab w:val="left" w:pos="560"/>
        </w:tabs>
        <w:ind w:left="540" w:hanging="540"/>
        <w:rPr>
          <w:lang w:eastAsia="en-US"/>
        </w:rPr>
      </w:pPr>
      <w:r w:rsidRPr="004F196A">
        <w:rPr>
          <w:lang w:eastAsia="en-US"/>
        </w:rPr>
        <w:t xml:space="preserve">Shafique S, Siddiqui PJS, Aziz RA, Burhan Z, Mansoor SN (2010) Weight loss and changes in organic, inorganic and chlorophyll contents in three species of seaweeds during decomposition. </w:t>
      </w:r>
      <w:r w:rsidRPr="004F196A">
        <w:rPr>
          <w:i/>
          <w:lang w:eastAsia="en-US"/>
        </w:rPr>
        <w:t>Pakistan Journal of Botany</w:t>
      </w:r>
      <w:r w:rsidRPr="004F196A">
        <w:rPr>
          <w:lang w:eastAsia="en-US"/>
        </w:rPr>
        <w:t xml:space="preserve"> 42, 2599–2604. </w:t>
      </w:r>
    </w:p>
    <w:p w14:paraId="6B07D82A" w14:textId="77777777" w:rsidR="004F196A" w:rsidRPr="004F196A" w:rsidRDefault="004F196A" w:rsidP="004F196A">
      <w:pPr>
        <w:tabs>
          <w:tab w:val="left" w:pos="560"/>
        </w:tabs>
        <w:ind w:left="540" w:hanging="540"/>
        <w:rPr>
          <w:lang w:eastAsia="en-US"/>
        </w:rPr>
      </w:pPr>
      <w:r w:rsidRPr="004F196A">
        <w:rPr>
          <w:lang w:eastAsia="en-US"/>
        </w:rPr>
        <w:t xml:space="preserve">Shuman FR, Lorenzen CJ (1975) Quantitative degradation of chlorophyll by a marine herbivore 1. </w:t>
      </w:r>
      <w:r w:rsidRPr="004F196A">
        <w:rPr>
          <w:i/>
          <w:lang w:eastAsia="en-US"/>
        </w:rPr>
        <w:t>Limnology and Oceanography</w:t>
      </w:r>
      <w:r w:rsidRPr="004F196A">
        <w:rPr>
          <w:lang w:eastAsia="en-US"/>
        </w:rPr>
        <w:t xml:space="preserve"> 20, 580–586. https://aslopubs.onlinelibrary.wiley.com/doi/pdf/10.4319/lo.1975.20.4.0580.</w:t>
      </w:r>
    </w:p>
    <w:p w14:paraId="26FCB407" w14:textId="77777777" w:rsidR="004F196A" w:rsidRPr="004F196A" w:rsidRDefault="004F196A" w:rsidP="004F196A">
      <w:pPr>
        <w:tabs>
          <w:tab w:val="left" w:pos="560"/>
        </w:tabs>
        <w:ind w:left="540" w:hanging="540"/>
        <w:rPr>
          <w:lang w:eastAsia="en-US"/>
        </w:rPr>
      </w:pPr>
      <w:r w:rsidRPr="004F196A">
        <w:rPr>
          <w:lang w:eastAsia="en-US"/>
        </w:rPr>
        <w:t xml:space="preserve">Skern R, Mauritzen M, Hagen NT, Hegseth EN (2003) Macroalgal propagules do not survive digestion by the green sea urchin Strongylocentrotus droebachiensis. </w:t>
      </w:r>
      <w:r w:rsidRPr="004F196A">
        <w:rPr>
          <w:i/>
          <w:lang w:eastAsia="en-US"/>
        </w:rPr>
        <w:t>Sarsia</w:t>
      </w:r>
      <w:r w:rsidRPr="004F196A">
        <w:rPr>
          <w:lang w:eastAsia="en-US"/>
        </w:rPr>
        <w:t xml:space="preserve"> 88, 307–315. https://www.tandfonline.com/doi/pdf/10.1080/00364820310002830.</w:t>
      </w:r>
    </w:p>
    <w:p w14:paraId="47933241" w14:textId="77777777" w:rsidR="004F196A" w:rsidRPr="004F196A" w:rsidRDefault="004F196A" w:rsidP="004F196A">
      <w:pPr>
        <w:tabs>
          <w:tab w:val="left" w:pos="560"/>
        </w:tabs>
        <w:ind w:left="540" w:hanging="540"/>
        <w:rPr>
          <w:lang w:eastAsia="en-US"/>
        </w:rPr>
      </w:pPr>
      <w:r w:rsidRPr="004F196A">
        <w:rPr>
          <w:lang w:eastAsia="en-US"/>
        </w:rPr>
        <w:t xml:space="preserve">Sonnenholzner-Varas JI, Moreira JA, Orrala MMP (2019) Growth performance and survival of Holothuria theeli (holothurian) fed with feces of Tripneustes depressus (echinoid): A multi-trophic aquaculture approach. </w:t>
      </w:r>
      <w:r w:rsidRPr="004F196A">
        <w:rPr>
          <w:i/>
          <w:lang w:eastAsia="en-US"/>
        </w:rPr>
        <w:t>Aquaculture</w:t>
      </w:r>
      <w:r w:rsidRPr="004F196A">
        <w:rPr>
          <w:lang w:eastAsia="en-US"/>
        </w:rPr>
        <w:t xml:space="preserve"> 512, 734345. https://api.elsevier.com/content/article/PII:S0044848619307987?httpAccept=text/xml.</w:t>
      </w:r>
    </w:p>
    <w:p w14:paraId="74FBCCEA" w14:textId="77777777" w:rsidR="004F196A" w:rsidRPr="004F196A" w:rsidRDefault="004F196A" w:rsidP="004F196A">
      <w:pPr>
        <w:tabs>
          <w:tab w:val="left" w:pos="560"/>
        </w:tabs>
        <w:ind w:left="540" w:hanging="540"/>
        <w:rPr>
          <w:lang w:eastAsia="en-US"/>
        </w:rPr>
      </w:pPr>
      <w:r w:rsidRPr="004F196A">
        <w:rPr>
          <w:lang w:eastAsia="en-US"/>
        </w:rPr>
        <w:t xml:space="preserve">Szymczak-Żyla M, Kowalewska G, Louda JW (2008) The influence of microorganisms on chlorophyll a degradation in the marine environment. </w:t>
      </w:r>
      <w:r w:rsidRPr="004F196A">
        <w:rPr>
          <w:i/>
          <w:lang w:eastAsia="en-US"/>
        </w:rPr>
        <w:t>Limnology and Oceanography</w:t>
      </w:r>
      <w:r w:rsidRPr="004F196A">
        <w:rPr>
          <w:lang w:eastAsia="en-US"/>
        </w:rPr>
        <w:t xml:space="preserve"> 53, 851–862. https://aslopubs.onlinelibrary.wiley.com/doi/pdfdirect/10.4319/lo.2008.53.2.0851.</w:t>
      </w:r>
    </w:p>
    <w:p w14:paraId="7AF11D06" w14:textId="77777777" w:rsidR="004F196A" w:rsidRPr="004F196A" w:rsidRDefault="004F196A" w:rsidP="004F196A">
      <w:pPr>
        <w:tabs>
          <w:tab w:val="left" w:pos="560"/>
        </w:tabs>
        <w:ind w:left="540" w:hanging="540"/>
        <w:rPr>
          <w:lang w:eastAsia="en-US"/>
        </w:rPr>
      </w:pPr>
      <w:r w:rsidRPr="004F196A">
        <w:rPr>
          <w:lang w:eastAsia="en-US"/>
        </w:rPr>
        <w:t xml:space="preserve">Thompson RJ (1983) The relationship between food ration and reproductive effort in the green sea urchin, Strongylocentrotus droebachiensis. </w:t>
      </w:r>
      <w:r w:rsidRPr="004F196A">
        <w:rPr>
          <w:i/>
          <w:lang w:eastAsia="en-US"/>
        </w:rPr>
        <w:t>Oecologia</w:t>
      </w:r>
      <w:r w:rsidRPr="004F196A">
        <w:rPr>
          <w:lang w:eastAsia="en-US"/>
        </w:rPr>
        <w:t xml:space="preserve"> 56, 50–57. https://link.springer.com/article/10.1007/BF00378216.</w:t>
      </w:r>
    </w:p>
    <w:p w14:paraId="0EF35E4D" w14:textId="77777777" w:rsidR="004F196A" w:rsidRPr="004F196A" w:rsidRDefault="004F196A" w:rsidP="004F196A">
      <w:pPr>
        <w:tabs>
          <w:tab w:val="left" w:pos="560"/>
        </w:tabs>
        <w:ind w:left="540" w:hanging="540"/>
        <w:rPr>
          <w:lang w:eastAsia="en-US"/>
        </w:rPr>
      </w:pPr>
      <w:r w:rsidRPr="004F196A">
        <w:rPr>
          <w:lang w:eastAsia="en-US"/>
        </w:rPr>
        <w:t xml:space="preserve">Thrane JE, Kyle M, Striebel M, Haande S, Grung M, Rohrlack T, Andersen T (2015) Spectrophotometric analysis of pigments: a critical assessment of a high-throughput method for analysis of algal pigment mixtures by spectral deconvolution. </w:t>
      </w:r>
      <w:r w:rsidRPr="004F196A">
        <w:rPr>
          <w:i/>
          <w:lang w:eastAsia="en-US"/>
        </w:rPr>
        <w:t>PLoS One</w:t>
      </w:r>
      <w:r w:rsidRPr="004F196A">
        <w:rPr>
          <w:lang w:eastAsia="en-US"/>
        </w:rPr>
        <w:t xml:space="preserve"> 10, e0137645. 10.1371/journal.pone.0137645.</w:t>
      </w:r>
    </w:p>
    <w:p w14:paraId="297571D6" w14:textId="77777777" w:rsidR="004F196A" w:rsidRPr="004F196A" w:rsidRDefault="004F196A" w:rsidP="004F196A">
      <w:pPr>
        <w:tabs>
          <w:tab w:val="left" w:pos="560"/>
        </w:tabs>
        <w:ind w:left="540" w:hanging="540"/>
        <w:rPr>
          <w:lang w:eastAsia="en-US"/>
        </w:rPr>
      </w:pPr>
      <w:r w:rsidRPr="004F196A">
        <w:rPr>
          <w:lang w:eastAsia="en-US"/>
        </w:rPr>
        <w:t xml:space="preserve">Vadas RL (1977) Preferential feeding: an optimization strategy in sea urchins. </w:t>
      </w:r>
      <w:r w:rsidRPr="004F196A">
        <w:rPr>
          <w:i/>
          <w:lang w:eastAsia="en-US"/>
        </w:rPr>
        <w:t>Ecological Monographs</w:t>
      </w:r>
      <w:r w:rsidRPr="004F196A">
        <w:rPr>
          <w:lang w:eastAsia="en-US"/>
        </w:rPr>
        <w:t xml:space="preserve"> 47, 337–371. https://doi.org/10.2307/1942173.</w:t>
      </w:r>
    </w:p>
    <w:p w14:paraId="199CEB9F" w14:textId="77777777" w:rsidR="004F196A" w:rsidRPr="004F196A" w:rsidRDefault="004F196A" w:rsidP="004F196A">
      <w:pPr>
        <w:tabs>
          <w:tab w:val="left" w:pos="560"/>
        </w:tabs>
        <w:ind w:left="540" w:hanging="540"/>
        <w:rPr>
          <w:lang w:eastAsia="en-US"/>
        </w:rPr>
      </w:pPr>
      <w:r w:rsidRPr="004F196A">
        <w:rPr>
          <w:lang w:eastAsia="en-US"/>
        </w:rPr>
        <w:t>van den Brand T (2025) ggh4x: hacks for ‘ggplot2’. https://github.com/teunbrand/ggh4x.</w:t>
      </w:r>
    </w:p>
    <w:p w14:paraId="3407F42D" w14:textId="77777777" w:rsidR="004F196A" w:rsidRPr="004F196A" w:rsidRDefault="004F196A" w:rsidP="004F196A">
      <w:pPr>
        <w:tabs>
          <w:tab w:val="left" w:pos="560"/>
        </w:tabs>
        <w:ind w:left="540" w:hanging="540"/>
        <w:rPr>
          <w:lang w:eastAsia="en-US"/>
        </w:rPr>
      </w:pPr>
      <w:r w:rsidRPr="004F196A">
        <w:rPr>
          <w:lang w:eastAsia="en-US"/>
        </w:rPr>
        <w:lastRenderedPageBreak/>
        <w:t xml:space="preserve">Vasseur E (1952) Geographic variation in the Norwegian sea-urchins, Strongylocentrotus droebachiensis and S. pallidus. </w:t>
      </w:r>
      <w:r w:rsidRPr="004F196A">
        <w:rPr>
          <w:i/>
          <w:lang w:eastAsia="en-US"/>
        </w:rPr>
        <w:t>Evolution</w:t>
      </w:r>
      <w:r w:rsidRPr="004F196A">
        <w:rPr>
          <w:lang w:eastAsia="en-US"/>
        </w:rPr>
        <w:t xml:space="preserve"> 87–100. https://www.jstor.org/stable/pdf/2405506.pdf?casa_token=973-zBZGf3EAAAAA:cyzVqT1kQGpZsLBkuHJPdXxGo4ccpe5BbS0P188NyQDR20p7s7xNoshC6ePMYVL7NaEIXvndM9JZ7dey_-EGF-S9R_zoFzD4tLeeQZWwR16feBwUv8Q.</w:t>
      </w:r>
    </w:p>
    <w:p w14:paraId="302F2BC7" w14:textId="77777777" w:rsidR="004F196A" w:rsidRPr="004F196A" w:rsidRDefault="004F196A" w:rsidP="004F196A">
      <w:pPr>
        <w:tabs>
          <w:tab w:val="left" w:pos="560"/>
        </w:tabs>
        <w:ind w:left="540" w:hanging="540"/>
        <w:rPr>
          <w:lang w:eastAsia="en-US"/>
        </w:rPr>
      </w:pPr>
      <w:r w:rsidRPr="004F196A">
        <w:rPr>
          <w:lang w:eastAsia="en-US"/>
        </w:rPr>
        <w:t xml:space="preserve">Vehtari A, Gelman A, Gabry J (2017) Practical Bayesian model evaluation using leave-one-out cross-validation and WAIC. </w:t>
      </w:r>
      <w:r w:rsidRPr="004F196A">
        <w:rPr>
          <w:i/>
          <w:lang w:eastAsia="en-US"/>
        </w:rPr>
        <w:t>Statistics and Computing</w:t>
      </w:r>
      <w:r w:rsidRPr="004F196A">
        <w:rPr>
          <w:lang w:eastAsia="en-US"/>
        </w:rPr>
        <w:t xml:space="preserve"> 27, 1413–1432. https://doi.org/10.1007/s11222-016-9696-4.</w:t>
      </w:r>
    </w:p>
    <w:p w14:paraId="1CAF4B6F" w14:textId="77777777" w:rsidR="004F196A" w:rsidRPr="004F196A" w:rsidRDefault="004F196A" w:rsidP="004F196A">
      <w:pPr>
        <w:tabs>
          <w:tab w:val="left" w:pos="560"/>
        </w:tabs>
        <w:ind w:left="540" w:hanging="540"/>
        <w:rPr>
          <w:lang w:eastAsia="en-US"/>
        </w:rPr>
      </w:pPr>
      <w:r w:rsidRPr="004F196A">
        <w:rPr>
          <w:lang w:eastAsia="en-US"/>
        </w:rPr>
        <w:t xml:space="preserve">Wernberg T, Filbee-Dexter K (2018) Grazers extend blue carbon transfer by slowing sinking speeds of kelp detritus. </w:t>
      </w:r>
      <w:r w:rsidRPr="004F196A">
        <w:rPr>
          <w:i/>
          <w:lang w:eastAsia="en-US"/>
        </w:rPr>
        <w:t>Sci Rep</w:t>
      </w:r>
      <w:r w:rsidRPr="004F196A">
        <w:rPr>
          <w:lang w:eastAsia="en-US"/>
        </w:rPr>
        <w:t xml:space="preserve"> 8, 17180. 10.1038/s41598-018-34721-z.</w:t>
      </w:r>
    </w:p>
    <w:p w14:paraId="0BEDA882" w14:textId="77777777" w:rsidR="004F196A" w:rsidRPr="004F196A" w:rsidRDefault="004F196A" w:rsidP="004F196A">
      <w:pPr>
        <w:tabs>
          <w:tab w:val="left" w:pos="560"/>
        </w:tabs>
        <w:ind w:left="540" w:hanging="540"/>
        <w:rPr>
          <w:lang w:eastAsia="en-US"/>
        </w:rPr>
      </w:pPr>
      <w:r w:rsidRPr="004F196A">
        <w:rPr>
          <w:lang w:eastAsia="en-US"/>
        </w:rPr>
        <w:t xml:space="preserve">Wessels H, Hagen W, Molis M, Wiencke C, Karsten U (2006) Intra-and interspecific differences in palatability of Arctic macroalgae from Kongsfjorden (Spitsbergen) for two benthic sympatric invertebrates. </w:t>
      </w:r>
      <w:r w:rsidRPr="004F196A">
        <w:rPr>
          <w:i/>
          <w:lang w:eastAsia="en-US"/>
        </w:rPr>
        <w:t>Journal of experimental marine biology and ecology</w:t>
      </w:r>
      <w:r w:rsidRPr="004F196A">
        <w:rPr>
          <w:lang w:eastAsia="en-US"/>
        </w:rPr>
        <w:t xml:space="preserve"> 329, 20–33. https://www.sciencedirect.com/science/article/pii/S0022098105003485?casa_token=gJUibcf9Xh4AAAAA:4YM9XXRMFkYISfsqFwFX1jyPeKQLrrQcqJKQlcpKPAHbH15c2EEyDeRFW-kiG5fTeY5RsfdhH6Y.</w:t>
      </w:r>
    </w:p>
    <w:p w14:paraId="37664C22" w14:textId="77777777" w:rsidR="004F196A" w:rsidRPr="004F196A" w:rsidRDefault="004F196A" w:rsidP="004F196A">
      <w:pPr>
        <w:tabs>
          <w:tab w:val="left" w:pos="560"/>
        </w:tabs>
        <w:ind w:left="540" w:hanging="540"/>
        <w:rPr>
          <w:lang w:eastAsia="en-US"/>
        </w:rPr>
      </w:pPr>
      <w:r w:rsidRPr="004F196A">
        <w:rPr>
          <w:lang w:eastAsia="en-US"/>
        </w:rPr>
        <w:t xml:space="preserve">Wickham H, Averick M, Bryan J, Chang W, McGowan LD, François R, Grolemund G, Hayes A, Henry L, Hester J (2019) Welcome to the Tidyverse. </w:t>
      </w:r>
      <w:r w:rsidRPr="004F196A">
        <w:rPr>
          <w:i/>
          <w:lang w:eastAsia="en-US"/>
        </w:rPr>
        <w:t>Journal of Open Source Software</w:t>
      </w:r>
      <w:r w:rsidRPr="004F196A">
        <w:rPr>
          <w:lang w:eastAsia="en-US"/>
        </w:rPr>
        <w:t xml:space="preserve"> 4, 1686. https://doi.org/10.21105/joss.01686.</w:t>
      </w:r>
    </w:p>
    <w:p w14:paraId="6A838413" w14:textId="77777777" w:rsidR="004F196A" w:rsidRPr="004F196A" w:rsidRDefault="004F196A" w:rsidP="004F196A">
      <w:pPr>
        <w:tabs>
          <w:tab w:val="left" w:pos="560"/>
        </w:tabs>
        <w:ind w:left="540" w:hanging="540"/>
        <w:rPr>
          <w:lang w:eastAsia="en-US"/>
        </w:rPr>
      </w:pPr>
      <w:r w:rsidRPr="004F196A">
        <w:rPr>
          <w:lang w:eastAsia="en-US"/>
        </w:rPr>
        <w:t>Wilke CO (2021) ggridges: ridgeline plots in ggplot2. https://CRAN.R-project.org/package=ggridges.</w:t>
      </w:r>
    </w:p>
    <w:p w14:paraId="526EB0EE" w14:textId="77777777" w:rsidR="004F196A" w:rsidRPr="004F196A" w:rsidRDefault="004F196A" w:rsidP="004F196A">
      <w:pPr>
        <w:tabs>
          <w:tab w:val="left" w:pos="560"/>
        </w:tabs>
        <w:ind w:left="540" w:hanging="540"/>
        <w:rPr>
          <w:lang w:eastAsia="en-US"/>
        </w:rPr>
      </w:pPr>
      <w:r w:rsidRPr="004F196A">
        <w:rPr>
          <w:lang w:eastAsia="en-US"/>
        </w:rPr>
        <w:t>Wolodzko T (2023) extraDistr: additional univariate and multivariate distributions. https://doi.org/10.32614/CRAN.package.extraDistr.</w:t>
      </w:r>
    </w:p>
    <w:p w14:paraId="7B86871B" w14:textId="77777777" w:rsidR="004F196A" w:rsidRPr="004F196A" w:rsidRDefault="004F196A" w:rsidP="004F196A">
      <w:pPr>
        <w:tabs>
          <w:tab w:val="left" w:pos="560"/>
        </w:tabs>
        <w:ind w:left="540" w:hanging="540"/>
        <w:rPr>
          <w:lang w:eastAsia="en-US"/>
        </w:rPr>
      </w:pPr>
      <w:r w:rsidRPr="004F196A">
        <w:rPr>
          <w:lang w:eastAsia="en-US"/>
        </w:rPr>
        <w:t xml:space="preserve">Wright LS, Foggo A (2021) Photosynthetic pigments of co-occurring Northeast Atlantic </w:t>
      </w:r>
      <w:r w:rsidRPr="004F196A">
        <w:rPr>
          <w:i/>
          <w:lang w:eastAsia="en-US"/>
        </w:rPr>
        <w:t>Laminaria</w:t>
      </w:r>
      <w:r w:rsidRPr="004F196A">
        <w:rPr>
          <w:lang w:eastAsia="en-US"/>
        </w:rPr>
        <w:t xml:space="preserve"> spp. are unaffected by decomposition. </w:t>
      </w:r>
      <w:r w:rsidRPr="004F196A">
        <w:rPr>
          <w:i/>
          <w:lang w:eastAsia="en-US"/>
        </w:rPr>
        <w:t>Marine Ecology Progress Series</w:t>
      </w:r>
      <w:r w:rsidRPr="004F196A">
        <w:rPr>
          <w:lang w:eastAsia="en-US"/>
        </w:rPr>
        <w:t xml:space="preserve"> 678, 227–232. https://doi.org/10.3354/meps13886.</w:t>
      </w:r>
    </w:p>
    <w:p w14:paraId="72F9FF2E" w14:textId="77777777" w:rsidR="004F196A" w:rsidRPr="004F196A" w:rsidRDefault="004F196A" w:rsidP="004F196A">
      <w:pPr>
        <w:tabs>
          <w:tab w:val="left" w:pos="560"/>
        </w:tabs>
        <w:ind w:left="540" w:hanging="540"/>
        <w:rPr>
          <w:lang w:eastAsia="en-US"/>
        </w:rPr>
      </w:pPr>
      <w:r w:rsidRPr="004F196A">
        <w:rPr>
          <w:lang w:eastAsia="en-US"/>
        </w:rPr>
        <w:t xml:space="preserve">Wright LS, Pessarrodona A, Foggo A (2022) Climate-driven shifts in kelp forest composition reduce carbon sequestration potential. </w:t>
      </w:r>
      <w:r w:rsidRPr="004F196A">
        <w:rPr>
          <w:i/>
          <w:lang w:eastAsia="en-US"/>
        </w:rPr>
        <w:t>Global Change Biology</w:t>
      </w:r>
      <w:r w:rsidRPr="004F196A">
        <w:rPr>
          <w:lang w:eastAsia="en-US"/>
        </w:rPr>
        <w:t xml:space="preserve"> 28, 5514–5531. https://doi.org/10.1111/gcb.16299.</w:t>
      </w:r>
    </w:p>
    <w:p w14:paraId="7BBF88F5" w14:textId="77777777" w:rsidR="004F196A" w:rsidRPr="004F196A" w:rsidRDefault="004F196A" w:rsidP="004F196A">
      <w:pPr>
        <w:tabs>
          <w:tab w:val="left" w:pos="560"/>
        </w:tabs>
        <w:ind w:left="540" w:hanging="540"/>
        <w:rPr>
          <w:lang w:eastAsia="en-US"/>
        </w:rPr>
      </w:pPr>
      <w:r w:rsidRPr="004F196A">
        <w:rPr>
          <w:lang w:eastAsia="en-US"/>
        </w:rPr>
        <w:t xml:space="preserve">Wright LS, Kregting L (2023) Genus-specific response of kelp photosynthetic pigments to decomposition. </w:t>
      </w:r>
      <w:r w:rsidRPr="004F196A">
        <w:rPr>
          <w:i/>
          <w:lang w:eastAsia="en-US"/>
        </w:rPr>
        <w:t>Marine Biology</w:t>
      </w:r>
      <w:r w:rsidRPr="004F196A">
        <w:rPr>
          <w:lang w:eastAsia="en-US"/>
        </w:rPr>
        <w:t xml:space="preserve"> 170, 144. https://doi.org/10.1007/s00227-023-04289-y.</w:t>
      </w:r>
    </w:p>
    <w:p w14:paraId="7DF62BF1" w14:textId="77777777" w:rsidR="004F196A" w:rsidRPr="004F196A" w:rsidRDefault="004F196A" w:rsidP="004F196A">
      <w:pPr>
        <w:tabs>
          <w:tab w:val="left" w:pos="560"/>
        </w:tabs>
        <w:ind w:left="540" w:hanging="540"/>
        <w:rPr>
          <w:lang w:eastAsia="en-US"/>
        </w:rPr>
      </w:pPr>
      <w:r w:rsidRPr="004F196A">
        <w:rPr>
          <w:lang w:eastAsia="en-US"/>
        </w:rPr>
        <w:t xml:space="preserve">Yano Y (1993) Digestive ability of Strongylocentrotus intermedicus. </w:t>
      </w:r>
      <w:r w:rsidRPr="004F196A">
        <w:rPr>
          <w:i/>
          <w:lang w:eastAsia="en-US"/>
        </w:rPr>
        <w:t>Nippon Suisan Gakkaishi</w:t>
      </w:r>
      <w:r w:rsidRPr="004F196A">
        <w:rPr>
          <w:lang w:eastAsia="en-US"/>
        </w:rPr>
        <w:t xml:space="preserve"> 59, 733. https://cir.nii.ac.jp/crid/1571135651667443456.</w:t>
      </w:r>
    </w:p>
    <w:p w14:paraId="6800B003" w14:textId="77777777" w:rsidR="004F196A" w:rsidRPr="004F196A" w:rsidRDefault="004F196A" w:rsidP="004F196A">
      <w:pPr>
        <w:tabs>
          <w:tab w:val="left" w:pos="560"/>
        </w:tabs>
        <w:ind w:left="540" w:hanging="540"/>
        <w:rPr>
          <w:lang w:eastAsia="en-US"/>
        </w:rPr>
      </w:pPr>
      <w:r w:rsidRPr="004F196A">
        <w:rPr>
          <w:lang w:eastAsia="en-US"/>
        </w:rPr>
        <w:t xml:space="preserve">Yorke CE, Page HM, Miller RJ (2019) Sea urchins mediate the availability of kelp detritus to benthic consumers. </w:t>
      </w:r>
      <w:r w:rsidRPr="004F196A">
        <w:rPr>
          <w:i/>
          <w:lang w:eastAsia="en-US"/>
        </w:rPr>
        <w:t>Proc R Soc B</w:t>
      </w:r>
      <w:r w:rsidRPr="004F196A">
        <w:rPr>
          <w:lang w:eastAsia="en-US"/>
        </w:rPr>
        <w:t xml:space="preserve"> 286, 20190846. https://www.ncbi.nlm.nih.gov/pubmed/31288702.</w:t>
      </w:r>
    </w:p>
    <w:p w14:paraId="20E3FF29" w14:textId="7D6D5FD8" w:rsidR="004A07E8" w:rsidRPr="004F196A" w:rsidRDefault="004F196A" w:rsidP="004F196A">
      <w:r w:rsidRPr="004F196A">
        <w:fldChar w:fldCharType="end"/>
      </w:r>
    </w:p>
    <w:sectPr w:rsidR="004A07E8" w:rsidRPr="004F196A">
      <w:footerReference w:type="even" r:id="rId28"/>
      <w:footerReference w:type="default" r:id="rId2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rkus.molis@uit.no" w:date="2026-03-19T16:10:00Z" w:initials="ma">
    <w:p w14:paraId="22593D00" w14:textId="58C85933" w:rsidR="0041774B" w:rsidRDefault="00000000">
      <w:pPr>
        <w:pStyle w:val="CommentText"/>
      </w:pPr>
      <w:r>
        <w:rPr>
          <w:rStyle w:val="CommentReference"/>
        </w:rPr>
        <w:annotationRef/>
      </w:r>
      <w:r w:rsidRPr="5EFA0AD3">
        <w:t>needed?</w:t>
      </w:r>
    </w:p>
  </w:comment>
  <w:comment w:id="29" w:author="markus.molis@uit.no" w:date="2026-03-19T16:15:00Z" w:initials="ma">
    <w:p w14:paraId="4D9FB706" w14:textId="22D5BFA6" w:rsidR="0041774B" w:rsidRDefault="00000000">
      <w:pPr>
        <w:pStyle w:val="CommentText"/>
      </w:pPr>
      <w:r>
        <w:rPr>
          <w:rStyle w:val="CommentReference"/>
        </w:rPr>
        <w:annotationRef/>
      </w:r>
      <w:r w:rsidRPr="128EBF7D">
        <w:t xml:space="preserve">this needs explanation, fragmentation of food alone does not change its palatability, but would make it more accessible for grazers which cannot physically open up the lamina with their mouth parts. </w:t>
      </w:r>
    </w:p>
  </w:comment>
  <w:comment w:id="39" w:author="kfilbeedexter@gmail.com" w:date="2026-03-09T07:04:00Z" w:initials="kf">
    <w:p w14:paraId="7F6EAF9C" w14:textId="61884A4F" w:rsidR="0041774B" w:rsidRDefault="00000000">
      <w:pPr>
        <w:pStyle w:val="CommentText"/>
      </w:pPr>
      <w:r>
        <w:rPr>
          <w:rStyle w:val="CommentReference"/>
        </w:rPr>
        <w:annotationRef/>
      </w:r>
      <w:r w:rsidRPr="7503B3DA">
        <w:t>i would instead say urchin feces had a XX% higher likelihood to reaching deep offshore sediments and water bodies where their carbon could be sequestered. so the mechanism is clear</w:t>
      </w:r>
    </w:p>
  </w:comment>
  <w:comment w:id="61" w:author="markus.molis@uit.no" w:date="2026-03-19T18:15:00Z" w:initials="ma">
    <w:p w14:paraId="1010CD6A" w14:textId="5C8977F9" w:rsidR="0041774B" w:rsidRDefault="00000000">
      <w:pPr>
        <w:pStyle w:val="CommentText"/>
      </w:pPr>
      <w:r>
        <w:rPr>
          <w:rStyle w:val="CommentReference"/>
        </w:rPr>
        <w:annotationRef/>
      </w:r>
      <w:r w:rsidRPr="55A2BE60">
        <w:t>needed?</w:t>
      </w:r>
    </w:p>
  </w:comment>
  <w:comment w:id="64" w:author="kfilbeedexter@gmail.com" w:date="2026-03-09T07:36:00Z" w:initials="kf">
    <w:p w14:paraId="7D636A4B" w14:textId="4266BEC7" w:rsidR="0041774B" w:rsidRDefault="00000000">
      <w:pPr>
        <w:pStyle w:val="CommentText"/>
      </w:pPr>
      <w:r>
        <w:rPr>
          <w:rStyle w:val="CommentReference"/>
        </w:rPr>
        <w:annotationRef/>
      </w:r>
      <w:r w:rsidRPr="3D6960E5">
        <w:t xml:space="preserve">this is not the latest versionof that chapter. Feehan is on the more recent one. </w:t>
      </w:r>
    </w:p>
  </w:comment>
  <w:comment w:id="70" w:author="Luka Wright" w:date="2026-03-07T06:17:00Z" w:initials="LW">
    <w:p w14:paraId="23D1B930" w14:textId="2976C65A" w:rsidR="0041774B" w:rsidRDefault="00000000">
      <w:pPr>
        <w:pStyle w:val="CommentText"/>
      </w:pPr>
      <w:r>
        <w:rPr>
          <w:rStyle w:val="CommentReference"/>
        </w:rPr>
        <w:annotationRef/>
      </w:r>
      <w:r w:rsidRPr="39901D5A">
        <w:t>Karen: Perhaps you want to add some generic urchin info that won't make the intro?</w:t>
      </w:r>
    </w:p>
  </w:comment>
  <w:comment w:id="76" w:author="kfilbeedexter@gmail.com" w:date="2026-03-09T07:42:00Z" w:initials="kf">
    <w:p w14:paraId="37B42D18" w14:textId="75E4E7F4" w:rsidR="0041774B" w:rsidRDefault="00000000">
      <w:pPr>
        <w:pStyle w:val="CommentText"/>
      </w:pPr>
      <w:r>
        <w:rPr>
          <w:rStyle w:val="CommentReference"/>
        </w:rPr>
        <w:annotationRef/>
      </w:r>
      <w:r w:rsidRPr="24F33F39">
        <w:t>this is only relevant in southern europe - and I have never heard of l .orcholeuca being overgrazed by urchins maybe not worth including so prominently</w:t>
      </w:r>
    </w:p>
  </w:comment>
  <w:comment w:id="82" w:author="markus.molis@uit.no" w:date="2026-03-19T18:18:00Z" w:initials="ma">
    <w:p w14:paraId="4083DF24" w14:textId="4108EE20" w:rsidR="0041774B" w:rsidRDefault="00000000">
      <w:pPr>
        <w:pStyle w:val="CommentText"/>
      </w:pPr>
      <w:r>
        <w:rPr>
          <w:rStyle w:val="CommentReference"/>
        </w:rPr>
        <w:annotationRef/>
      </w:r>
      <w:r w:rsidRPr="5C92A98D">
        <w:t>that what?</w:t>
      </w:r>
    </w:p>
  </w:comment>
  <w:comment w:id="86" w:author="markus.molis@uit.no" w:date="2026-03-19T18:18:00Z" w:initials="ma">
    <w:p w14:paraId="7CF37847" w14:textId="0B7BD67E" w:rsidR="0041774B" w:rsidRDefault="00000000">
      <w:pPr>
        <w:pStyle w:val="CommentText"/>
      </w:pPr>
      <w:r>
        <w:rPr>
          <w:rStyle w:val="CommentReference"/>
        </w:rPr>
        <w:annotationRef/>
      </w:r>
      <w:r w:rsidRPr="3D6B3087">
        <w:t>this is not well connected</w:t>
      </w:r>
    </w:p>
  </w:comment>
  <w:comment w:id="87" w:author="markus.molis@uit.no" w:date="2026-03-19T18:19:00Z" w:initials="ma">
    <w:p w14:paraId="31FC012D" w14:textId="7D78AA69" w:rsidR="0041774B" w:rsidRDefault="00000000">
      <w:pPr>
        <w:pStyle w:val="CommentText"/>
      </w:pPr>
      <w:r>
        <w:rPr>
          <w:rStyle w:val="CommentReference"/>
        </w:rPr>
        <w:annotationRef/>
      </w:r>
      <w:r w:rsidRPr="0AC98F20">
        <w:t>what exactly? grazing of kelp detritus, of intact kelp?</w:t>
      </w:r>
    </w:p>
  </w:comment>
  <w:comment w:id="88" w:author="markus.molis@uit.no" w:date="2026-03-19T18:36:00Z" w:initials="ma">
    <w:p w14:paraId="40F10D15" w14:textId="38868203" w:rsidR="0041774B" w:rsidRDefault="00000000">
      <w:pPr>
        <w:pStyle w:val="CommentText"/>
      </w:pPr>
      <w:r>
        <w:rPr>
          <w:rStyle w:val="CommentReference"/>
        </w:rPr>
        <w:annotationRef/>
      </w:r>
      <w:r w:rsidRPr="47E29FC5">
        <w:t>I do not know the meaning of this. Is it a fixed term in ecology?</w:t>
      </w:r>
    </w:p>
  </w:comment>
  <w:comment w:id="89" w:author="markus.molis@uit.no" w:date="2026-03-19T18:37:00Z" w:initials="ma">
    <w:p w14:paraId="24D2723C" w14:textId="6C16283C" w:rsidR="0041774B" w:rsidRDefault="00000000">
      <w:pPr>
        <w:pStyle w:val="CommentText"/>
      </w:pPr>
      <w:r>
        <w:rPr>
          <w:rStyle w:val="CommentReference"/>
        </w:rPr>
        <w:annotationRef/>
      </w:r>
      <w:r w:rsidRPr="60046809">
        <w:t>detritus, intact/fresh or both?</w:t>
      </w:r>
    </w:p>
  </w:comment>
  <w:comment w:id="144" w:author="Luka Seamus Wright" w:date="2025-10-16T11:52:00Z" w:initials="LSW">
    <w:p w14:paraId="45B09077" w14:textId="77777777" w:rsidR="004F196A" w:rsidRDefault="004F196A" w:rsidP="00B663C5">
      <w:r>
        <w:rPr>
          <w:rStyle w:val="CommentReference"/>
        </w:rPr>
        <w:annotationRef/>
      </w:r>
      <w:r>
        <w:rPr>
          <w:sz w:val="20"/>
          <w:szCs w:val="20"/>
        </w:rPr>
        <w:t>Juan, Anea or Markus: would you agree?</w:t>
      </w:r>
    </w:p>
  </w:comment>
  <w:comment w:id="145" w:author="jvicentedemi@gmail.com" w:date="2026-03-08T19:43:00Z" w:initials="jv">
    <w:p w14:paraId="61FD80B1" w14:textId="36A6C27F" w:rsidR="0041774B" w:rsidRDefault="00000000">
      <w:pPr>
        <w:pStyle w:val="CommentText"/>
      </w:pPr>
      <w:r>
        <w:rPr>
          <w:rStyle w:val="CommentReference"/>
        </w:rPr>
        <w:annotationRef/>
      </w:r>
      <w:r w:rsidRPr="34E43D2D">
        <w:t>Markus will confirm it, but I´ve checked the data for 7th May 2024 and the low tide was 11cm above chart datum (0cm), which according to Kartverket is also the lowest astronomical tide (https://www.kartverket.no/en/at-sea/se-havniva/result?id=79534&amp;location=Sommar%c3%b8ya)</w:t>
      </w:r>
    </w:p>
  </w:comment>
  <w:comment w:id="146" w:author="markus.molis@uit.no" w:date="2026-03-19T19:21:00Z" w:initials="ma">
    <w:p w14:paraId="1767A1F6" w14:textId="34C592F0" w:rsidR="0041774B" w:rsidRDefault="00000000">
      <w:pPr>
        <w:pStyle w:val="CommentText"/>
      </w:pPr>
      <w:r>
        <w:rPr>
          <w:rStyle w:val="CommentReference"/>
        </w:rPr>
        <w:annotationRef/>
      </w:r>
      <w:r w:rsidRPr="14F6DABE">
        <w:t>astronomical tide = chart datum = 0 cm</w:t>
      </w:r>
    </w:p>
  </w:comment>
  <w:comment w:id="151" w:author="kfilbeedexter@gmail.com" w:date="2026-03-09T10:01:00Z" w:initials="kf">
    <w:p w14:paraId="5DE96B70" w14:textId="2CA2C919" w:rsidR="0041774B" w:rsidRDefault="00000000">
      <w:pPr>
        <w:pStyle w:val="CommentText"/>
      </w:pPr>
      <w:r>
        <w:rPr>
          <w:rStyle w:val="CommentReference"/>
        </w:rPr>
        <w:annotationRef/>
      </w:r>
      <w:r w:rsidRPr="2C88C547">
        <w:t>true or is it outcompeted by digitata</w:t>
      </w:r>
    </w:p>
  </w:comment>
  <w:comment w:id="152" w:author="markus.molis@uit.no" w:date="2026-03-19T19:37:00Z" w:initials="ma">
    <w:p w14:paraId="1AB43377" w14:textId="4EBDDE8D" w:rsidR="0041774B" w:rsidRDefault="00000000">
      <w:pPr>
        <w:pStyle w:val="CommentText"/>
      </w:pPr>
      <w:r>
        <w:rPr>
          <w:rStyle w:val="CommentReference"/>
        </w:rPr>
        <w:annotationRef/>
      </w:r>
      <w:r w:rsidRPr="3B8C1B4B">
        <w:t xml:space="preserve">I have seen Lhyp among Ldig in the very, very low intertidal, so it can grow at shore heights which emerge during a very strong low tide but I would not classify it as intertidal. </w:t>
      </w:r>
    </w:p>
  </w:comment>
  <w:comment w:id="158" w:author="kfilbeedexter@gmail.com" w:date="2026-03-09T10:02:00Z" w:initials="kf">
    <w:p w14:paraId="77BDA017" w14:textId="6876F3C9" w:rsidR="0041774B" w:rsidRDefault="00000000">
      <w:pPr>
        <w:pStyle w:val="CommentText"/>
      </w:pPr>
      <w:r>
        <w:rPr>
          <w:rStyle w:val="CommentReference"/>
        </w:rPr>
        <w:annotationRef/>
      </w:r>
      <w:r w:rsidRPr="3CECD12E">
        <w:t>? correct</w:t>
      </w:r>
    </w:p>
  </w:comment>
  <w:comment w:id="172" w:author="markus.molis@uit.no" w:date="2026-03-20T09:39:00Z" w:initials="ma">
    <w:p w14:paraId="58E93AAB" w14:textId="40B63122" w:rsidR="0041774B" w:rsidRDefault="00000000">
      <w:pPr>
        <w:pStyle w:val="CommentText"/>
      </w:pPr>
      <w:r>
        <w:rPr>
          <w:rStyle w:val="CommentReference"/>
        </w:rPr>
        <w:annotationRef/>
      </w:r>
      <w:r w:rsidRPr="5EEDE18B">
        <w:t>not sure what this is</w:t>
      </w:r>
    </w:p>
  </w:comment>
  <w:comment w:id="160" w:author="Luka Seamus Wright" w:date="2026-02-03T15:21:00Z" w:initials="LSW">
    <w:p w14:paraId="21A30105" w14:textId="77777777" w:rsidR="004F196A" w:rsidRDefault="004F196A" w:rsidP="003E0060">
      <w:r>
        <w:rPr>
          <w:rStyle w:val="CommentReference"/>
        </w:rPr>
        <w:annotationRef/>
      </w:r>
      <w:r>
        <w:rPr>
          <w:rFonts w:asciiTheme="minorHAnsi" w:hAnsiTheme="minorHAnsi"/>
          <w:kern w:val="2"/>
          <w:sz w:val="20"/>
          <w:szCs w:val="20"/>
          <w:lang w:val="en-AU" w:eastAsia="en-US"/>
        </w:rPr>
        <w:t>Please finish writing this section Markus, Anea and Juan. How and where exactly were amphipods collected? Sediment? Algae? Net? Was it Gammarus? Did you get a species?</w:t>
      </w:r>
    </w:p>
  </w:comment>
  <w:comment w:id="161" w:author="jvicentedemi@gmail.com" w:date="2026-03-08T19:59:00Z" w:initials="jv">
    <w:p w14:paraId="4B09CFAA" w14:textId="218DCC38" w:rsidR="0041774B" w:rsidRDefault="00000000">
      <w:pPr>
        <w:pStyle w:val="CommentText"/>
      </w:pPr>
      <w:r>
        <w:rPr>
          <w:rStyle w:val="CommentReference"/>
        </w:rPr>
        <w:annotationRef/>
      </w:r>
      <w:r w:rsidRPr="08CF15A4">
        <w:t xml:space="preserve">I´ve tried to add all the details of how the amphipods were sampled, transported and further prepared. I hope this is enough and sorry if the writing style/vocabulary isn´t the best. </w:t>
      </w:r>
    </w:p>
  </w:comment>
  <w:comment w:id="258" w:author="Luka Seamus Wright" w:date="2026-02-03T15:29:00Z" w:initials="LSW">
    <w:p w14:paraId="056AE3DA" w14:textId="77777777" w:rsidR="004F196A" w:rsidRDefault="004F196A" w:rsidP="00863DE6">
      <w:r>
        <w:rPr>
          <w:rStyle w:val="CommentReference"/>
        </w:rPr>
        <w:annotationRef/>
      </w:r>
      <w:r>
        <w:rPr>
          <w:sz w:val="20"/>
          <w:szCs w:val="20"/>
        </w:rPr>
        <w:t>What is the volume of these tanks?</w:t>
      </w:r>
    </w:p>
  </w:comment>
  <w:comment w:id="259" w:author="jvicentedemi@gmail.com" w:date="2026-03-08T20:00:00Z" w:initials="jv">
    <w:p w14:paraId="755FE1D7" w14:textId="387D9371" w:rsidR="0041774B" w:rsidRDefault="00000000">
      <w:pPr>
        <w:pStyle w:val="CommentText"/>
      </w:pPr>
      <w:r>
        <w:rPr>
          <w:rStyle w:val="CommentReference"/>
        </w:rPr>
        <w:annotationRef/>
      </w:r>
      <w:r w:rsidRPr="7079859E">
        <w:t xml:space="preserve">I personally don´t know, but I´m sure Markus/technician can help with that. </w:t>
      </w:r>
    </w:p>
  </w:comment>
  <w:comment w:id="262" w:author="Luka Seamus Wright" w:date="2025-10-16T14:29:00Z" w:initials="LSW">
    <w:p w14:paraId="70B3DD29" w14:textId="77777777" w:rsidR="004F196A" w:rsidRDefault="004F196A" w:rsidP="00066029">
      <w:r>
        <w:rPr>
          <w:rStyle w:val="CommentReference"/>
        </w:rPr>
        <w:annotationRef/>
      </w:r>
      <w:r>
        <w:rPr>
          <w:sz w:val="20"/>
          <w:szCs w:val="20"/>
        </w:rPr>
        <w:t>Markus what was the tool we used? Was it the holepunch I brought?</w:t>
      </w:r>
    </w:p>
  </w:comment>
  <w:comment w:id="263" w:author="markus.molis@uit.no" w:date="2026-03-20T09:57:00Z" w:initials="ma">
    <w:p w14:paraId="41B811EB" w14:textId="51C412C4" w:rsidR="0041774B" w:rsidRDefault="00000000">
      <w:pPr>
        <w:pStyle w:val="CommentText"/>
      </w:pPr>
      <w:r>
        <w:rPr>
          <w:rStyle w:val="CommentReference"/>
        </w:rPr>
        <w:annotationRef/>
      </w:r>
      <w:r w:rsidRPr="72DC4666">
        <w:t xml:space="preserve">I do not remember this part of the experiments at all. Do you say we scoped the surface of the lamina off? </w:t>
      </w:r>
    </w:p>
  </w:comment>
  <w:comment w:id="264" w:author="Luka Wright" w:date="2026-03-06T17:59:00Z" w:initials="LW">
    <w:p w14:paraId="7F321C3C" w14:textId="77777777" w:rsidR="004F196A" w:rsidRDefault="004F196A" w:rsidP="00F4680F">
      <w:r>
        <w:rPr>
          <w:rStyle w:val="CommentReference"/>
        </w:rPr>
        <w:annotationRef/>
      </w:r>
      <w:r>
        <w:rPr>
          <w:sz w:val="20"/>
          <w:szCs w:val="20"/>
        </w:rPr>
        <w:t>I only have my temperature data from autumn.</w:t>
      </w:r>
    </w:p>
  </w:comment>
  <w:comment w:id="265" w:author="jvicentedemi@gmail.com" w:date="2026-03-08T20:05:00Z" w:initials="jv">
    <w:p w14:paraId="64DE1E7C" w14:textId="502A9E9D" w:rsidR="0041774B" w:rsidRDefault="00000000">
      <w:pPr>
        <w:pStyle w:val="CommentText"/>
      </w:pPr>
      <w:r>
        <w:rPr>
          <w:rStyle w:val="CommentReference"/>
        </w:rPr>
        <w:annotationRef/>
      </w:r>
      <w:r w:rsidRPr="1841B42D">
        <w:t>I don´t know who has the data recorded by our temperature loggers, but it I didn´t manage to do it before my intership finished so I don´t have access to them.</w:t>
      </w:r>
    </w:p>
  </w:comment>
  <w:comment w:id="266" w:author="markus.molis@uit.no" w:date="2026-03-20T10:05:00Z" w:initials="ma">
    <w:p w14:paraId="6061C85A" w14:textId="6204A269" w:rsidR="0041774B" w:rsidRDefault="00000000">
      <w:pPr>
        <w:pStyle w:val="CommentText"/>
      </w:pPr>
      <w:r>
        <w:rPr>
          <w:rStyle w:val="CommentReference"/>
        </w:rPr>
        <w:annotationRef/>
      </w:r>
      <w:r w:rsidRPr="4C50F6BA">
        <w:t xml:space="preserve">I have no temperature data from Anea`s expts and she does not report on those in her thesis either. </w:t>
      </w:r>
    </w:p>
  </w:comment>
  <w:comment w:id="267" w:author="Luka Wright" w:date="2026-03-06T17:28:00Z" w:initials="LW">
    <w:p w14:paraId="40721505" w14:textId="77777777" w:rsidR="004F196A" w:rsidRDefault="004F196A" w:rsidP="004F1D75">
      <w:r>
        <w:rPr>
          <w:rStyle w:val="CommentReference"/>
        </w:rPr>
        <w:annotationRef/>
      </w:r>
      <w:r>
        <w:rPr>
          <w:sz w:val="20"/>
          <w:szCs w:val="20"/>
        </w:rPr>
        <w:t>Juan, Anea or Markus: I believe you used a different PAR meter? I used Rolf's.</w:t>
      </w:r>
    </w:p>
  </w:comment>
  <w:comment w:id="268" w:author="jvicentedemi@gmail.com" w:date="2026-03-08T20:06:00Z" w:initials="jv">
    <w:p w14:paraId="0F85BFC5" w14:textId="58B23E3B" w:rsidR="0041774B" w:rsidRDefault="00000000">
      <w:pPr>
        <w:pStyle w:val="CommentText"/>
      </w:pPr>
      <w:r>
        <w:rPr>
          <w:rStyle w:val="CommentReference"/>
        </w:rPr>
        <w:annotationRef/>
      </w:r>
      <w:r w:rsidRPr="086AF810">
        <w:t>I also borrowed Rolf´s for our experiments</w:t>
      </w:r>
    </w:p>
  </w:comment>
  <w:comment w:id="269" w:author="markus.molis@uit.no" w:date="2026-03-20T10:06:00Z" w:initials="ma">
    <w:p w14:paraId="4A6990DD" w14:textId="3B11FDC3" w:rsidR="0041774B" w:rsidRDefault="00000000">
      <w:pPr>
        <w:pStyle w:val="CommentText"/>
      </w:pPr>
      <w:r>
        <w:rPr>
          <w:rStyle w:val="CommentReference"/>
        </w:rPr>
        <w:annotationRef/>
      </w:r>
      <w:r w:rsidRPr="3A86719F">
        <w:t xml:space="preserve">not sure if Anea measured PAR. I would have to ask her. </w:t>
      </w:r>
    </w:p>
  </w:comment>
  <w:comment w:id="270" w:author="markus.molis@uit.no" w:date="2026-03-20T10:18:00Z" w:initials="ma">
    <w:p w14:paraId="4A4AFF28" w14:textId="6AFE054D" w:rsidR="0041774B" w:rsidRDefault="00000000">
      <w:pPr>
        <w:pStyle w:val="CommentText"/>
      </w:pPr>
      <w:r>
        <w:rPr>
          <w:rStyle w:val="CommentReference"/>
        </w:rPr>
        <w:annotationRef/>
      </w:r>
      <w:r w:rsidRPr="257FB8A3">
        <w:t>I think this is trivial and does not need to be mentioned.</w:t>
      </w:r>
    </w:p>
  </w:comment>
  <w:comment w:id="271" w:author="Luka Seamus Wright" w:date="2025-10-16T17:11:00Z" w:initials="LSW">
    <w:p w14:paraId="40AF6071" w14:textId="77777777" w:rsidR="004F196A" w:rsidRDefault="004F196A" w:rsidP="002E00A8">
      <w:r>
        <w:rPr>
          <w:rStyle w:val="CommentReference"/>
        </w:rPr>
        <w:annotationRef/>
      </w:r>
      <w:r>
        <w:rPr>
          <w:sz w:val="20"/>
          <w:szCs w:val="20"/>
        </w:rPr>
        <w:t>Juan, Anea and Markus: I noticed a difference in the number of decimal places of my and your dry masses. I assume this is because we used different balances. Please confirm.</w:t>
      </w:r>
    </w:p>
  </w:comment>
  <w:comment w:id="272" w:author="jvicentedemi@gmail.com" w:date="2026-03-08T20:14:00Z" w:initials="jv">
    <w:p w14:paraId="2990B81B" w14:textId="1BFA51C2" w:rsidR="0041774B" w:rsidRDefault="00000000">
      <w:pPr>
        <w:pStyle w:val="CommentText"/>
      </w:pPr>
      <w:r>
        <w:rPr>
          <w:rStyle w:val="CommentReference"/>
        </w:rPr>
        <w:annotationRef/>
      </w:r>
      <w:r w:rsidRPr="65F45E9C">
        <w:t>In spring I used the same one that you used, but I don´t think Anea used a different one. Did she write that on her thesis? Maybe they used a different one...</w:t>
      </w:r>
    </w:p>
  </w:comment>
  <w:comment w:id="273" w:author="markus.molis@uit.no" w:date="2026-03-20T10:16:00Z" w:initials="ma">
    <w:p w14:paraId="4D6A7356" w14:textId="4970CA74" w:rsidR="0041774B" w:rsidRDefault="00000000">
      <w:pPr>
        <w:pStyle w:val="CommentText"/>
      </w:pPr>
      <w:r>
        <w:rPr>
          <w:rStyle w:val="CommentReference"/>
        </w:rPr>
        <w:annotationRef/>
      </w:r>
      <w:r w:rsidRPr="6DCBF176">
        <w:t>Anea wrote 0.001 g in her thesis</w:t>
      </w:r>
    </w:p>
  </w:comment>
  <w:comment w:id="282" w:author="kfilbeedexter@gmail.com" w:date="2026-03-12T23:17:00Z" w:initials="kf">
    <w:p w14:paraId="53420523" w14:textId="33D9D407" w:rsidR="0041774B" w:rsidRDefault="00000000">
      <w:pPr>
        <w:pStyle w:val="CommentText"/>
      </w:pPr>
      <w:r>
        <w:rPr>
          <w:rStyle w:val="CommentReference"/>
        </w:rPr>
        <w:annotationRef/>
      </w:r>
      <w:r w:rsidRPr="2E3C44A3">
        <w:t>i would flip this for clarity. so say why first</w:t>
      </w:r>
    </w:p>
  </w:comment>
  <w:comment w:id="283" w:author="kfilbeedexter@gmail.com" w:date="2026-03-12T23:18:00Z" w:initials="kf">
    <w:p w14:paraId="02D64D99" w14:textId="6DE48040" w:rsidR="0041774B" w:rsidRDefault="00000000">
      <w:pPr>
        <w:pStyle w:val="CommentText"/>
      </w:pPr>
      <w:r>
        <w:rPr>
          <w:rStyle w:val="CommentReference"/>
        </w:rPr>
        <w:annotationRef/>
      </w:r>
      <w:r w:rsidRPr="5125CC0F">
        <w:t xml:space="preserve">again check the wording, not best for clarity. instead start by saying we assumed rates were constant throughout the experiments... then say why </w:t>
      </w:r>
    </w:p>
  </w:comment>
  <w:comment w:id="284" w:author="Luka Wright" w:date="2026-03-07T17:24:00Z" w:initials="LW">
    <w:p w14:paraId="65285A43" w14:textId="77777777" w:rsidR="004F196A" w:rsidRDefault="004F196A" w:rsidP="00AA3D36">
      <w:r>
        <w:rPr>
          <w:rStyle w:val="CommentReference"/>
        </w:rPr>
        <w:annotationRef/>
      </w:r>
      <w:r>
        <w:rPr>
          <w:rFonts w:asciiTheme="minorHAnsi" w:hAnsiTheme="minorHAnsi"/>
          <w:kern w:val="2"/>
          <w:sz w:val="20"/>
          <w:szCs w:val="20"/>
          <w:lang w:val="en-AU" w:eastAsia="en-US"/>
        </w:rPr>
        <w:t>The results will be pretty comprehensive so I only envision 4 paragraphs here that focus on the key points: 1. Transformation by urchins, 2. Secondary consumption my macrofauna and microbes (this needs most discussion since our results are inconclusive), 3. Discussing discrepancies with previous studies on carbon sequestration potential, 4. Conclusion. Please suggest references or points you want included.</w:t>
      </w:r>
    </w:p>
  </w:comment>
  <w:comment w:id="285" w:author="kfilbeedexter@gmail.com" w:date="2026-03-09T10:25:00Z" w:initials="kf">
    <w:p w14:paraId="4862F7D5" w14:textId="7F4E9510" w:rsidR="0041774B" w:rsidRDefault="00000000">
      <w:pPr>
        <w:pStyle w:val="CommentText"/>
      </w:pPr>
      <w:r>
        <w:rPr>
          <w:rStyle w:val="CommentReference"/>
        </w:rPr>
        <w:annotationRef/>
      </w:r>
      <w:r w:rsidRPr="686B04A3">
        <w:t>what about including a summary point saying that barrens likely cycle much less carbon than kelp forests compared to what was previously thought, because most fringing kelp will pass through this pathway. and tie it into the gallagher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593D00" w15:done="0"/>
  <w15:commentEx w15:paraId="4D9FB706" w15:done="0"/>
  <w15:commentEx w15:paraId="7F6EAF9C" w15:done="0"/>
  <w15:commentEx w15:paraId="1010CD6A" w15:done="0"/>
  <w15:commentEx w15:paraId="7D636A4B" w15:done="0"/>
  <w15:commentEx w15:paraId="23D1B930" w15:done="0"/>
  <w15:commentEx w15:paraId="37B42D18" w15:done="0"/>
  <w15:commentEx w15:paraId="4083DF24" w15:done="0"/>
  <w15:commentEx w15:paraId="7CF37847" w15:done="0"/>
  <w15:commentEx w15:paraId="31FC012D" w15:done="0"/>
  <w15:commentEx w15:paraId="40F10D15" w15:done="0"/>
  <w15:commentEx w15:paraId="24D2723C" w15:done="0"/>
  <w15:commentEx w15:paraId="45B09077" w15:done="0"/>
  <w15:commentEx w15:paraId="61FD80B1" w15:paraIdParent="45B09077" w15:done="0"/>
  <w15:commentEx w15:paraId="1767A1F6" w15:paraIdParent="45B09077" w15:done="0"/>
  <w15:commentEx w15:paraId="5DE96B70" w15:done="0"/>
  <w15:commentEx w15:paraId="1AB43377" w15:paraIdParent="5DE96B70" w15:done="0"/>
  <w15:commentEx w15:paraId="77BDA017" w15:done="0"/>
  <w15:commentEx w15:paraId="58E93AAB" w15:done="0"/>
  <w15:commentEx w15:paraId="21A30105" w15:done="0"/>
  <w15:commentEx w15:paraId="4B09CFAA" w15:paraIdParent="21A30105" w15:done="0"/>
  <w15:commentEx w15:paraId="056AE3DA" w15:done="0"/>
  <w15:commentEx w15:paraId="755FE1D7" w15:paraIdParent="056AE3DA" w15:done="0"/>
  <w15:commentEx w15:paraId="70B3DD29" w15:done="0"/>
  <w15:commentEx w15:paraId="41B811EB" w15:paraIdParent="70B3DD29" w15:done="0"/>
  <w15:commentEx w15:paraId="7F321C3C" w15:done="0"/>
  <w15:commentEx w15:paraId="64DE1E7C" w15:paraIdParent="7F321C3C" w15:done="0"/>
  <w15:commentEx w15:paraId="6061C85A" w15:paraIdParent="7F321C3C" w15:done="0"/>
  <w15:commentEx w15:paraId="40721505" w15:done="0"/>
  <w15:commentEx w15:paraId="0F85BFC5" w15:paraIdParent="40721505" w15:done="0"/>
  <w15:commentEx w15:paraId="4A6990DD" w15:paraIdParent="40721505" w15:done="0"/>
  <w15:commentEx w15:paraId="4A4AFF28" w15:done="0"/>
  <w15:commentEx w15:paraId="40AF6071" w15:done="0"/>
  <w15:commentEx w15:paraId="2990B81B" w15:paraIdParent="40AF6071" w15:done="0"/>
  <w15:commentEx w15:paraId="4D6A7356" w15:paraIdParent="40AF6071" w15:done="0"/>
  <w15:commentEx w15:paraId="53420523" w15:done="0"/>
  <w15:commentEx w15:paraId="02D64D99" w15:done="0"/>
  <w15:commentEx w15:paraId="65285A43" w15:done="0"/>
  <w15:commentEx w15:paraId="4862F7D5" w15:paraIdParent="65285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10BF7" w16cex:dateUtc="2026-03-19T15:10:00Z"/>
  <w16cex:commentExtensible w16cex:durableId="2208482C" w16cex:dateUtc="2026-03-19T15:15:00Z"/>
  <w16cex:commentExtensible w16cex:durableId="53841E03" w16cex:dateUtc="2026-03-08T23:04:00Z"/>
  <w16cex:commentExtensible w16cex:durableId="5A88C83D" w16cex:dateUtc="2026-03-19T17:15:00Z"/>
  <w16cex:commentExtensible w16cex:durableId="0FE1F093" w16cex:dateUtc="2026-03-08T23:36:00Z"/>
  <w16cex:commentExtensible w16cex:durableId="40FCEE83" w16cex:dateUtc="2026-03-08T23:42:00Z"/>
  <w16cex:commentExtensible w16cex:durableId="02D8ACC3" w16cex:dateUtc="2026-03-19T17:18:00Z"/>
  <w16cex:commentExtensible w16cex:durableId="02C61187" w16cex:dateUtc="2026-03-19T17:18:00Z"/>
  <w16cex:commentExtensible w16cex:durableId="3F4F644F" w16cex:dateUtc="2026-03-19T17:19:00Z"/>
  <w16cex:commentExtensible w16cex:durableId="7E1431F1" w16cex:dateUtc="2026-03-19T17:36:00Z"/>
  <w16cex:commentExtensible w16cex:durableId="2B93A5CE" w16cex:dateUtc="2026-03-19T17:37:00Z"/>
  <w16cex:commentExtensible w16cex:durableId="51A34F3C" w16cex:dateUtc="2026-03-08T18:43:00Z"/>
  <w16cex:commentExtensible w16cex:durableId="413D938B" w16cex:dateUtc="2026-03-19T18:21:00Z"/>
  <w16cex:commentExtensible w16cex:durableId="0DC2CB77" w16cex:dateUtc="2026-03-09T02:01:00Z"/>
  <w16cex:commentExtensible w16cex:durableId="4EFBC561" w16cex:dateUtc="2026-03-19T18:37:00Z"/>
  <w16cex:commentExtensible w16cex:durableId="32146AD3" w16cex:dateUtc="2026-03-09T02:02:00Z"/>
  <w16cex:commentExtensible w16cex:durableId="7CE41F18" w16cex:dateUtc="2026-03-20T08:39:00Z"/>
  <w16cex:commentExtensible w16cex:durableId="551BF9A8" w16cex:dateUtc="2026-03-08T18:59:00Z"/>
  <w16cex:commentExtensible w16cex:durableId="53B5875F" w16cex:dateUtc="2026-03-08T19:00:00Z"/>
  <w16cex:commentExtensible w16cex:durableId="1EAEA1D6" w16cex:dateUtc="2026-03-20T08:57:00Z"/>
  <w16cex:commentExtensible w16cex:durableId="216E77E4" w16cex:dateUtc="2026-03-08T19:05:00Z"/>
  <w16cex:commentExtensible w16cex:durableId="196515F6" w16cex:dateUtc="2026-03-20T09:05:00Z"/>
  <w16cex:commentExtensible w16cex:durableId="2A6AFCF8" w16cex:dateUtc="2026-03-08T19:06:00Z"/>
  <w16cex:commentExtensible w16cex:durableId="4D4AA67C" w16cex:dateUtc="2026-03-20T09:06:00Z"/>
  <w16cex:commentExtensible w16cex:durableId="20F29CE7" w16cex:dateUtc="2026-03-20T09:18:00Z"/>
  <w16cex:commentExtensible w16cex:durableId="77542D65" w16cex:dateUtc="2026-03-08T19:14:00Z"/>
  <w16cex:commentExtensible w16cex:durableId="50A0E8D4" w16cex:dateUtc="2026-03-20T09:16:00Z"/>
  <w16cex:commentExtensible w16cex:durableId="7644474E" w16cex:dateUtc="2026-03-12T15:17:00Z"/>
  <w16cex:commentExtensible w16cex:durableId="499E2BF8" w16cex:dateUtc="2026-03-12T15:18:00Z"/>
  <w16cex:commentExtensible w16cex:durableId="0E8C4081" w16cex:dateUtc="2026-03-09T0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593D00" w16cid:durableId="47010BF7"/>
  <w16cid:commentId w16cid:paraId="4D9FB706" w16cid:durableId="2208482C"/>
  <w16cid:commentId w16cid:paraId="7F6EAF9C" w16cid:durableId="53841E03"/>
  <w16cid:commentId w16cid:paraId="1010CD6A" w16cid:durableId="5A88C83D"/>
  <w16cid:commentId w16cid:paraId="7D636A4B" w16cid:durableId="0FE1F093"/>
  <w16cid:commentId w16cid:paraId="23D1B930" w16cid:durableId="0ADD2571"/>
  <w16cid:commentId w16cid:paraId="37B42D18" w16cid:durableId="40FCEE83"/>
  <w16cid:commentId w16cid:paraId="4083DF24" w16cid:durableId="02D8ACC3"/>
  <w16cid:commentId w16cid:paraId="7CF37847" w16cid:durableId="02C61187"/>
  <w16cid:commentId w16cid:paraId="31FC012D" w16cid:durableId="3F4F644F"/>
  <w16cid:commentId w16cid:paraId="40F10D15" w16cid:durableId="7E1431F1"/>
  <w16cid:commentId w16cid:paraId="24D2723C" w16cid:durableId="2B93A5CE"/>
  <w16cid:commentId w16cid:paraId="45B09077" w16cid:durableId="254BC2C9"/>
  <w16cid:commentId w16cid:paraId="61FD80B1" w16cid:durableId="51A34F3C"/>
  <w16cid:commentId w16cid:paraId="1767A1F6" w16cid:durableId="413D938B"/>
  <w16cid:commentId w16cid:paraId="5DE96B70" w16cid:durableId="0DC2CB77"/>
  <w16cid:commentId w16cid:paraId="1AB43377" w16cid:durableId="4EFBC561"/>
  <w16cid:commentId w16cid:paraId="77BDA017" w16cid:durableId="32146AD3"/>
  <w16cid:commentId w16cid:paraId="58E93AAB" w16cid:durableId="7CE41F18"/>
  <w16cid:commentId w16cid:paraId="21A30105" w16cid:durableId="192ABC85"/>
  <w16cid:commentId w16cid:paraId="4B09CFAA" w16cid:durableId="551BF9A8"/>
  <w16cid:commentId w16cid:paraId="056AE3DA" w16cid:durableId="44A126F3"/>
  <w16cid:commentId w16cid:paraId="755FE1D7" w16cid:durableId="53B5875F"/>
  <w16cid:commentId w16cid:paraId="70B3DD29" w16cid:durableId="70354A6E"/>
  <w16cid:commentId w16cid:paraId="41B811EB" w16cid:durableId="1EAEA1D6"/>
  <w16cid:commentId w16cid:paraId="7F321C3C" w16cid:durableId="1F9B9209"/>
  <w16cid:commentId w16cid:paraId="64DE1E7C" w16cid:durableId="216E77E4"/>
  <w16cid:commentId w16cid:paraId="6061C85A" w16cid:durableId="196515F6"/>
  <w16cid:commentId w16cid:paraId="40721505" w16cid:durableId="55DFB384"/>
  <w16cid:commentId w16cid:paraId="0F85BFC5" w16cid:durableId="2A6AFCF8"/>
  <w16cid:commentId w16cid:paraId="4A6990DD" w16cid:durableId="4D4AA67C"/>
  <w16cid:commentId w16cid:paraId="4A4AFF28" w16cid:durableId="20F29CE7"/>
  <w16cid:commentId w16cid:paraId="40AF6071" w16cid:durableId="128CA0E7"/>
  <w16cid:commentId w16cid:paraId="2990B81B" w16cid:durableId="77542D65"/>
  <w16cid:commentId w16cid:paraId="4D6A7356" w16cid:durableId="50A0E8D4"/>
  <w16cid:commentId w16cid:paraId="53420523" w16cid:durableId="7644474E"/>
  <w16cid:commentId w16cid:paraId="02D64D99" w16cid:durableId="499E2BF8"/>
  <w16cid:commentId w16cid:paraId="65285A43" w16cid:durableId="1AD90BEE"/>
  <w16cid:commentId w16cid:paraId="4862F7D5" w16cid:durableId="0E8C40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B3A25" w14:textId="77777777" w:rsidR="00312E0D" w:rsidRDefault="00312E0D" w:rsidP="00AF7A7F">
      <w:r>
        <w:separator/>
      </w:r>
    </w:p>
  </w:endnote>
  <w:endnote w:type="continuationSeparator" w:id="0">
    <w:p w14:paraId="780A246C" w14:textId="77777777" w:rsidR="00312E0D" w:rsidRDefault="00312E0D" w:rsidP="00AF7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5191109"/>
      <w:docPartObj>
        <w:docPartGallery w:val="Page Numbers (Bottom of Page)"/>
        <w:docPartUnique/>
      </w:docPartObj>
    </w:sdtPr>
    <w:sdtContent>
      <w:p w14:paraId="06D0291F" w14:textId="20D6DD5F" w:rsidR="00AF7A7F" w:rsidRDefault="00AF7A7F" w:rsidP="000F5E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F4D47B" w14:textId="77777777" w:rsidR="00AF7A7F" w:rsidRDefault="00AF7A7F" w:rsidP="00AF7A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49892386"/>
      <w:docPartObj>
        <w:docPartGallery w:val="Page Numbers (Bottom of Page)"/>
        <w:docPartUnique/>
      </w:docPartObj>
    </w:sdtPr>
    <w:sdtContent>
      <w:p w14:paraId="13C8432D" w14:textId="27E686BF" w:rsidR="00AF7A7F" w:rsidRPr="00AF7A7F" w:rsidRDefault="00AF7A7F" w:rsidP="000F5EB4">
        <w:pPr>
          <w:pStyle w:val="Footer"/>
          <w:framePr w:wrap="none" w:vAnchor="text" w:hAnchor="margin" w:xAlign="right" w:y="1"/>
          <w:rPr>
            <w:rStyle w:val="PageNumber"/>
            <w:rFonts w:ascii="Times New Roman" w:hAnsi="Times New Roman" w:cs="Times New Roman"/>
          </w:rPr>
        </w:pPr>
        <w:r w:rsidRPr="00AF7A7F">
          <w:rPr>
            <w:rStyle w:val="PageNumber"/>
            <w:rFonts w:ascii="Times New Roman" w:hAnsi="Times New Roman" w:cs="Times New Roman"/>
          </w:rPr>
          <w:fldChar w:fldCharType="begin"/>
        </w:r>
        <w:r w:rsidRPr="00AF7A7F">
          <w:rPr>
            <w:rStyle w:val="PageNumber"/>
            <w:rFonts w:ascii="Times New Roman" w:hAnsi="Times New Roman" w:cs="Times New Roman"/>
          </w:rPr>
          <w:instrText xml:space="preserve"> PAGE </w:instrText>
        </w:r>
        <w:r w:rsidRPr="00AF7A7F">
          <w:rPr>
            <w:rStyle w:val="PageNumber"/>
            <w:rFonts w:ascii="Times New Roman" w:hAnsi="Times New Roman" w:cs="Times New Roman"/>
          </w:rPr>
          <w:fldChar w:fldCharType="separate"/>
        </w:r>
        <w:r w:rsidRPr="00AF7A7F">
          <w:rPr>
            <w:rStyle w:val="PageNumber"/>
            <w:rFonts w:ascii="Times New Roman" w:hAnsi="Times New Roman" w:cs="Times New Roman"/>
            <w:noProof/>
          </w:rPr>
          <w:t>1</w:t>
        </w:r>
        <w:r w:rsidRPr="00AF7A7F">
          <w:rPr>
            <w:rStyle w:val="PageNumber"/>
            <w:rFonts w:ascii="Times New Roman" w:hAnsi="Times New Roman" w:cs="Times New Roman"/>
          </w:rPr>
          <w:fldChar w:fldCharType="end"/>
        </w:r>
      </w:p>
    </w:sdtContent>
  </w:sdt>
  <w:p w14:paraId="39423BF1" w14:textId="77777777" w:rsidR="00AF7A7F" w:rsidRDefault="00AF7A7F" w:rsidP="00AF7A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5F282" w14:textId="77777777" w:rsidR="00312E0D" w:rsidRDefault="00312E0D" w:rsidP="00AF7A7F">
      <w:r>
        <w:separator/>
      </w:r>
    </w:p>
  </w:footnote>
  <w:footnote w:type="continuationSeparator" w:id="0">
    <w:p w14:paraId="3EE89B16" w14:textId="77777777" w:rsidR="00312E0D" w:rsidRDefault="00312E0D" w:rsidP="00AF7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074"/>
    <w:multiLevelType w:val="hybridMultilevel"/>
    <w:tmpl w:val="74704F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227C76"/>
    <w:multiLevelType w:val="hybridMultilevel"/>
    <w:tmpl w:val="201AE4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CC55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7A0028"/>
    <w:multiLevelType w:val="hybridMultilevel"/>
    <w:tmpl w:val="D7546096"/>
    <w:lvl w:ilvl="0" w:tplc="D63EA6EC">
      <w:start w:val="1"/>
      <w:numFmt w:val="bullet"/>
      <w:lvlText w:val="-"/>
      <w:lvlJc w:val="left"/>
      <w:pPr>
        <w:ind w:left="720" w:hanging="360"/>
      </w:pPr>
      <w:rPr>
        <w:rFonts w:ascii="Aptos" w:hAnsi="Aptos" w:hint="default"/>
      </w:rPr>
    </w:lvl>
    <w:lvl w:ilvl="1" w:tplc="1CC88AA6">
      <w:start w:val="1"/>
      <w:numFmt w:val="bullet"/>
      <w:lvlText w:val="o"/>
      <w:lvlJc w:val="left"/>
      <w:pPr>
        <w:ind w:left="1440" w:hanging="360"/>
      </w:pPr>
      <w:rPr>
        <w:rFonts w:ascii="Courier New" w:hAnsi="Courier New" w:hint="default"/>
      </w:rPr>
    </w:lvl>
    <w:lvl w:ilvl="2" w:tplc="A3DEFC18">
      <w:start w:val="1"/>
      <w:numFmt w:val="bullet"/>
      <w:lvlText w:val=""/>
      <w:lvlJc w:val="left"/>
      <w:pPr>
        <w:ind w:left="2160" w:hanging="360"/>
      </w:pPr>
      <w:rPr>
        <w:rFonts w:ascii="Wingdings" w:hAnsi="Wingdings" w:hint="default"/>
      </w:rPr>
    </w:lvl>
    <w:lvl w:ilvl="3" w:tplc="B11C0018">
      <w:start w:val="1"/>
      <w:numFmt w:val="bullet"/>
      <w:lvlText w:val=""/>
      <w:lvlJc w:val="left"/>
      <w:pPr>
        <w:ind w:left="2880" w:hanging="360"/>
      </w:pPr>
      <w:rPr>
        <w:rFonts w:ascii="Symbol" w:hAnsi="Symbol" w:hint="default"/>
      </w:rPr>
    </w:lvl>
    <w:lvl w:ilvl="4" w:tplc="E6BA2776">
      <w:start w:val="1"/>
      <w:numFmt w:val="bullet"/>
      <w:lvlText w:val="o"/>
      <w:lvlJc w:val="left"/>
      <w:pPr>
        <w:ind w:left="3600" w:hanging="360"/>
      </w:pPr>
      <w:rPr>
        <w:rFonts w:ascii="Courier New" w:hAnsi="Courier New" w:hint="default"/>
      </w:rPr>
    </w:lvl>
    <w:lvl w:ilvl="5" w:tplc="216C98B4">
      <w:start w:val="1"/>
      <w:numFmt w:val="bullet"/>
      <w:lvlText w:val=""/>
      <w:lvlJc w:val="left"/>
      <w:pPr>
        <w:ind w:left="4320" w:hanging="360"/>
      </w:pPr>
      <w:rPr>
        <w:rFonts w:ascii="Wingdings" w:hAnsi="Wingdings" w:hint="default"/>
      </w:rPr>
    </w:lvl>
    <w:lvl w:ilvl="6" w:tplc="DBCE10DE">
      <w:start w:val="1"/>
      <w:numFmt w:val="bullet"/>
      <w:lvlText w:val=""/>
      <w:lvlJc w:val="left"/>
      <w:pPr>
        <w:ind w:left="5040" w:hanging="360"/>
      </w:pPr>
      <w:rPr>
        <w:rFonts w:ascii="Symbol" w:hAnsi="Symbol" w:hint="default"/>
      </w:rPr>
    </w:lvl>
    <w:lvl w:ilvl="7" w:tplc="6150B752">
      <w:start w:val="1"/>
      <w:numFmt w:val="bullet"/>
      <w:lvlText w:val="o"/>
      <w:lvlJc w:val="left"/>
      <w:pPr>
        <w:ind w:left="5760" w:hanging="360"/>
      </w:pPr>
      <w:rPr>
        <w:rFonts w:ascii="Courier New" w:hAnsi="Courier New" w:hint="default"/>
      </w:rPr>
    </w:lvl>
    <w:lvl w:ilvl="8" w:tplc="3B269E04">
      <w:start w:val="1"/>
      <w:numFmt w:val="bullet"/>
      <w:lvlText w:val=""/>
      <w:lvlJc w:val="left"/>
      <w:pPr>
        <w:ind w:left="6480" w:hanging="360"/>
      </w:pPr>
      <w:rPr>
        <w:rFonts w:ascii="Wingdings" w:hAnsi="Wingdings" w:hint="default"/>
      </w:rPr>
    </w:lvl>
  </w:abstractNum>
  <w:abstractNum w:abstractNumId="4" w15:restartNumberingAfterBreak="0">
    <w:nsid w:val="3A0A51E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F233D5"/>
    <w:multiLevelType w:val="hybridMultilevel"/>
    <w:tmpl w:val="81EEE4C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247421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3A150E"/>
    <w:multiLevelType w:val="hybridMultilevel"/>
    <w:tmpl w:val="A300E1AA"/>
    <w:lvl w:ilvl="0" w:tplc="EF842D00">
      <w:start w:val="1"/>
      <w:numFmt w:val="decimal"/>
      <w:lvlText w:val="%1."/>
      <w:lvlJc w:val="left"/>
      <w:pPr>
        <w:ind w:left="360" w:hanging="360"/>
      </w:pPr>
      <w:rPr>
        <w:rFonts w:ascii="Times New Roman" w:hAnsi="Times New Roman" w:cs="Times New Roman"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67807513">
    <w:abstractNumId w:val="3"/>
  </w:num>
  <w:num w:numId="2" w16cid:durableId="1465612544">
    <w:abstractNumId w:val="5"/>
  </w:num>
  <w:num w:numId="3" w16cid:durableId="1936866479">
    <w:abstractNumId w:val="6"/>
  </w:num>
  <w:num w:numId="4" w16cid:durableId="1732848389">
    <w:abstractNumId w:val="2"/>
  </w:num>
  <w:num w:numId="5" w16cid:durableId="1652296387">
    <w:abstractNumId w:val="4"/>
  </w:num>
  <w:num w:numId="6" w16cid:durableId="1358192520">
    <w:abstractNumId w:val="0"/>
  </w:num>
  <w:num w:numId="7" w16cid:durableId="2023896284">
    <w:abstractNumId w:val="1"/>
  </w:num>
  <w:num w:numId="8" w16cid:durableId="181563332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filbeedexter@gmail.com">
    <w15:presenceInfo w15:providerId="AD" w15:userId="S::urn:spo:guest#kfilbeedexter@gmail.com::"/>
  </w15:person>
  <w15:person w15:author="markus.molis@uit.no">
    <w15:presenceInfo w15:providerId="AD" w15:userId="S::urn:spo:guest#markus.molis@uit.no::"/>
  </w15:person>
  <w15:person w15:author="Luka Wright">
    <w15:presenceInfo w15:providerId="AD" w15:userId="S::23609731@student.uwa.edu.au::8799cdbb-bfc1-4327-80de-fa68a594c66a"/>
  </w15:person>
  <w15:person w15:author="jvicentedemi@gmail.com">
    <w15:presenceInfo w15:providerId="AD" w15:userId="S::urn:spo:guest#jvicentedemi@gmail.com::"/>
  </w15:person>
  <w15:person w15:author="Luka Seamus Wright">
    <w15:presenceInfo w15:providerId="None" w15:userId="Luka Seamus Wr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67"/>
    <w:rsid w:val="00000A5A"/>
    <w:rsid w:val="00001B8F"/>
    <w:rsid w:val="00001CE2"/>
    <w:rsid w:val="00004CA0"/>
    <w:rsid w:val="00010D08"/>
    <w:rsid w:val="0001558A"/>
    <w:rsid w:val="00016582"/>
    <w:rsid w:val="00016C7D"/>
    <w:rsid w:val="00016F31"/>
    <w:rsid w:val="0002177F"/>
    <w:rsid w:val="00022F35"/>
    <w:rsid w:val="00025D9B"/>
    <w:rsid w:val="00031620"/>
    <w:rsid w:val="00040A9D"/>
    <w:rsid w:val="00040FD4"/>
    <w:rsid w:val="00041498"/>
    <w:rsid w:val="000415A1"/>
    <w:rsid w:val="000431E7"/>
    <w:rsid w:val="00044406"/>
    <w:rsid w:val="000478C8"/>
    <w:rsid w:val="00051A3A"/>
    <w:rsid w:val="00053323"/>
    <w:rsid w:val="00053E3C"/>
    <w:rsid w:val="0005641C"/>
    <w:rsid w:val="00056589"/>
    <w:rsid w:val="00056C88"/>
    <w:rsid w:val="00057E06"/>
    <w:rsid w:val="000604C0"/>
    <w:rsid w:val="00061480"/>
    <w:rsid w:val="00062010"/>
    <w:rsid w:val="00062063"/>
    <w:rsid w:val="0006261A"/>
    <w:rsid w:val="0006282A"/>
    <w:rsid w:val="00062D26"/>
    <w:rsid w:val="00064548"/>
    <w:rsid w:val="0006587C"/>
    <w:rsid w:val="00066029"/>
    <w:rsid w:val="00067E26"/>
    <w:rsid w:val="00067EA7"/>
    <w:rsid w:val="0007068A"/>
    <w:rsid w:val="000723A5"/>
    <w:rsid w:val="00073F5E"/>
    <w:rsid w:val="000740E1"/>
    <w:rsid w:val="0007506F"/>
    <w:rsid w:val="000770CD"/>
    <w:rsid w:val="0007727C"/>
    <w:rsid w:val="00077A89"/>
    <w:rsid w:val="00080340"/>
    <w:rsid w:val="00081E0F"/>
    <w:rsid w:val="000831A5"/>
    <w:rsid w:val="00083580"/>
    <w:rsid w:val="00087618"/>
    <w:rsid w:val="000879EB"/>
    <w:rsid w:val="00087D08"/>
    <w:rsid w:val="000908B5"/>
    <w:rsid w:val="00092075"/>
    <w:rsid w:val="00092B1B"/>
    <w:rsid w:val="000936C2"/>
    <w:rsid w:val="0009787C"/>
    <w:rsid w:val="000A3AEE"/>
    <w:rsid w:val="000A4D52"/>
    <w:rsid w:val="000B3404"/>
    <w:rsid w:val="000B39BD"/>
    <w:rsid w:val="000B3C38"/>
    <w:rsid w:val="000B4495"/>
    <w:rsid w:val="000B4E1A"/>
    <w:rsid w:val="000B73E5"/>
    <w:rsid w:val="000B74FA"/>
    <w:rsid w:val="000C0939"/>
    <w:rsid w:val="000C12AE"/>
    <w:rsid w:val="000C1356"/>
    <w:rsid w:val="000C4631"/>
    <w:rsid w:val="000C564A"/>
    <w:rsid w:val="000D1057"/>
    <w:rsid w:val="000D1ECA"/>
    <w:rsid w:val="000D2827"/>
    <w:rsid w:val="000D43B6"/>
    <w:rsid w:val="000D4593"/>
    <w:rsid w:val="000D48AB"/>
    <w:rsid w:val="000D5ADD"/>
    <w:rsid w:val="000D7B1F"/>
    <w:rsid w:val="000E13AC"/>
    <w:rsid w:val="000E1453"/>
    <w:rsid w:val="000E1913"/>
    <w:rsid w:val="000E58D3"/>
    <w:rsid w:val="000E6B20"/>
    <w:rsid w:val="000F13D8"/>
    <w:rsid w:val="000F4042"/>
    <w:rsid w:val="000F58D9"/>
    <w:rsid w:val="000F6F4D"/>
    <w:rsid w:val="000F7711"/>
    <w:rsid w:val="00100DE0"/>
    <w:rsid w:val="00102798"/>
    <w:rsid w:val="00103391"/>
    <w:rsid w:val="00104C91"/>
    <w:rsid w:val="00107541"/>
    <w:rsid w:val="00110101"/>
    <w:rsid w:val="00112FB3"/>
    <w:rsid w:val="001133D5"/>
    <w:rsid w:val="00122318"/>
    <w:rsid w:val="00124402"/>
    <w:rsid w:val="00125A58"/>
    <w:rsid w:val="001263E6"/>
    <w:rsid w:val="001305DD"/>
    <w:rsid w:val="00133E79"/>
    <w:rsid w:val="001402C8"/>
    <w:rsid w:val="001408D0"/>
    <w:rsid w:val="001418CF"/>
    <w:rsid w:val="00143EC4"/>
    <w:rsid w:val="00144DEA"/>
    <w:rsid w:val="001453DE"/>
    <w:rsid w:val="00146D60"/>
    <w:rsid w:val="001479AB"/>
    <w:rsid w:val="001503CA"/>
    <w:rsid w:val="00152413"/>
    <w:rsid w:val="0015551B"/>
    <w:rsid w:val="00157CF6"/>
    <w:rsid w:val="00160078"/>
    <w:rsid w:val="00162CAC"/>
    <w:rsid w:val="0017176F"/>
    <w:rsid w:val="00172031"/>
    <w:rsid w:val="0017343B"/>
    <w:rsid w:val="00176F54"/>
    <w:rsid w:val="0017747B"/>
    <w:rsid w:val="00177E41"/>
    <w:rsid w:val="00180392"/>
    <w:rsid w:val="00180561"/>
    <w:rsid w:val="001814CB"/>
    <w:rsid w:val="0018171F"/>
    <w:rsid w:val="00185033"/>
    <w:rsid w:val="001916BF"/>
    <w:rsid w:val="00192BF8"/>
    <w:rsid w:val="00192C26"/>
    <w:rsid w:val="00193BC0"/>
    <w:rsid w:val="0019427A"/>
    <w:rsid w:val="001957E7"/>
    <w:rsid w:val="00196878"/>
    <w:rsid w:val="001A1ED3"/>
    <w:rsid w:val="001A2302"/>
    <w:rsid w:val="001A3795"/>
    <w:rsid w:val="001A6805"/>
    <w:rsid w:val="001A7368"/>
    <w:rsid w:val="001B0A96"/>
    <w:rsid w:val="001B174C"/>
    <w:rsid w:val="001B4EF5"/>
    <w:rsid w:val="001B6A58"/>
    <w:rsid w:val="001C121B"/>
    <w:rsid w:val="001C1BB3"/>
    <w:rsid w:val="001C1C91"/>
    <w:rsid w:val="001C527C"/>
    <w:rsid w:val="001C5AA7"/>
    <w:rsid w:val="001C5D85"/>
    <w:rsid w:val="001C6FC1"/>
    <w:rsid w:val="001D2073"/>
    <w:rsid w:val="001D255B"/>
    <w:rsid w:val="001D3E21"/>
    <w:rsid w:val="001D7D69"/>
    <w:rsid w:val="001E0BEA"/>
    <w:rsid w:val="001E279B"/>
    <w:rsid w:val="001E640E"/>
    <w:rsid w:val="001E6D5A"/>
    <w:rsid w:val="001E7063"/>
    <w:rsid w:val="001F091B"/>
    <w:rsid w:val="001F1417"/>
    <w:rsid w:val="001F302A"/>
    <w:rsid w:val="001F43AB"/>
    <w:rsid w:val="001F58C8"/>
    <w:rsid w:val="001F7FD7"/>
    <w:rsid w:val="00200317"/>
    <w:rsid w:val="00202FB0"/>
    <w:rsid w:val="002039ED"/>
    <w:rsid w:val="002059E7"/>
    <w:rsid w:val="0021004D"/>
    <w:rsid w:val="00210F8F"/>
    <w:rsid w:val="00213B74"/>
    <w:rsid w:val="002146D3"/>
    <w:rsid w:val="00214719"/>
    <w:rsid w:val="0021604D"/>
    <w:rsid w:val="00216A0E"/>
    <w:rsid w:val="00217800"/>
    <w:rsid w:val="00221B23"/>
    <w:rsid w:val="00222BA1"/>
    <w:rsid w:val="0022414A"/>
    <w:rsid w:val="00225DA9"/>
    <w:rsid w:val="002276E8"/>
    <w:rsid w:val="00232846"/>
    <w:rsid w:val="00236CF2"/>
    <w:rsid w:val="00236E86"/>
    <w:rsid w:val="002503B4"/>
    <w:rsid w:val="002607B5"/>
    <w:rsid w:val="00260F69"/>
    <w:rsid w:val="00261341"/>
    <w:rsid w:val="00266452"/>
    <w:rsid w:val="002666FA"/>
    <w:rsid w:val="00266840"/>
    <w:rsid w:val="00270FB4"/>
    <w:rsid w:val="002723D8"/>
    <w:rsid w:val="0027281F"/>
    <w:rsid w:val="00272A1A"/>
    <w:rsid w:val="00272C3B"/>
    <w:rsid w:val="002745AF"/>
    <w:rsid w:val="00276A3F"/>
    <w:rsid w:val="00276FE5"/>
    <w:rsid w:val="00277986"/>
    <w:rsid w:val="0028127B"/>
    <w:rsid w:val="002839D3"/>
    <w:rsid w:val="00286A49"/>
    <w:rsid w:val="00291232"/>
    <w:rsid w:val="00292A48"/>
    <w:rsid w:val="00294903"/>
    <w:rsid w:val="002A2D03"/>
    <w:rsid w:val="002A2DBC"/>
    <w:rsid w:val="002A3DAE"/>
    <w:rsid w:val="002A43AC"/>
    <w:rsid w:val="002A6DB8"/>
    <w:rsid w:val="002A75FE"/>
    <w:rsid w:val="002A77B8"/>
    <w:rsid w:val="002B0BEE"/>
    <w:rsid w:val="002B0FD5"/>
    <w:rsid w:val="002B5FD7"/>
    <w:rsid w:val="002B7515"/>
    <w:rsid w:val="002C13CB"/>
    <w:rsid w:val="002C475B"/>
    <w:rsid w:val="002C54F4"/>
    <w:rsid w:val="002C7681"/>
    <w:rsid w:val="002C7BE0"/>
    <w:rsid w:val="002D1B18"/>
    <w:rsid w:val="002D2377"/>
    <w:rsid w:val="002D2588"/>
    <w:rsid w:val="002D4C41"/>
    <w:rsid w:val="002D4DC1"/>
    <w:rsid w:val="002E00A8"/>
    <w:rsid w:val="002E17B5"/>
    <w:rsid w:val="002E3BC7"/>
    <w:rsid w:val="002E585E"/>
    <w:rsid w:val="002E6876"/>
    <w:rsid w:val="002E68B8"/>
    <w:rsid w:val="002F130D"/>
    <w:rsid w:val="002F2CA7"/>
    <w:rsid w:val="002F3326"/>
    <w:rsid w:val="002F368C"/>
    <w:rsid w:val="002F66C2"/>
    <w:rsid w:val="002F6883"/>
    <w:rsid w:val="00300742"/>
    <w:rsid w:val="00302807"/>
    <w:rsid w:val="003037B2"/>
    <w:rsid w:val="003048D0"/>
    <w:rsid w:val="003054B4"/>
    <w:rsid w:val="00305BB1"/>
    <w:rsid w:val="003067FF"/>
    <w:rsid w:val="00310558"/>
    <w:rsid w:val="00311F4F"/>
    <w:rsid w:val="00312602"/>
    <w:rsid w:val="00312E0D"/>
    <w:rsid w:val="003140B5"/>
    <w:rsid w:val="00314221"/>
    <w:rsid w:val="003153AF"/>
    <w:rsid w:val="00316ECE"/>
    <w:rsid w:val="003201AE"/>
    <w:rsid w:val="00320257"/>
    <w:rsid w:val="00320515"/>
    <w:rsid w:val="003226A2"/>
    <w:rsid w:val="00332748"/>
    <w:rsid w:val="003348C6"/>
    <w:rsid w:val="003366D1"/>
    <w:rsid w:val="00341729"/>
    <w:rsid w:val="003451DF"/>
    <w:rsid w:val="00345FA7"/>
    <w:rsid w:val="00347208"/>
    <w:rsid w:val="00352899"/>
    <w:rsid w:val="003552D6"/>
    <w:rsid w:val="003562C9"/>
    <w:rsid w:val="0035653C"/>
    <w:rsid w:val="003608B6"/>
    <w:rsid w:val="00361A5D"/>
    <w:rsid w:val="00361F4C"/>
    <w:rsid w:val="003639FA"/>
    <w:rsid w:val="003640D4"/>
    <w:rsid w:val="00364952"/>
    <w:rsid w:val="00365732"/>
    <w:rsid w:val="00365BD4"/>
    <w:rsid w:val="003750A1"/>
    <w:rsid w:val="003776D1"/>
    <w:rsid w:val="00377BA4"/>
    <w:rsid w:val="00377C7C"/>
    <w:rsid w:val="00377D16"/>
    <w:rsid w:val="00380448"/>
    <w:rsid w:val="00383377"/>
    <w:rsid w:val="00383984"/>
    <w:rsid w:val="00390669"/>
    <w:rsid w:val="00394A16"/>
    <w:rsid w:val="00394F4F"/>
    <w:rsid w:val="00395959"/>
    <w:rsid w:val="00396FCD"/>
    <w:rsid w:val="00397062"/>
    <w:rsid w:val="003A4A15"/>
    <w:rsid w:val="003A528D"/>
    <w:rsid w:val="003A6D5A"/>
    <w:rsid w:val="003A7B61"/>
    <w:rsid w:val="003B510D"/>
    <w:rsid w:val="003B7528"/>
    <w:rsid w:val="003C1951"/>
    <w:rsid w:val="003C4489"/>
    <w:rsid w:val="003C4F76"/>
    <w:rsid w:val="003D09E2"/>
    <w:rsid w:val="003D0E90"/>
    <w:rsid w:val="003D59C7"/>
    <w:rsid w:val="003E0060"/>
    <w:rsid w:val="003E00B8"/>
    <w:rsid w:val="003E0B6A"/>
    <w:rsid w:val="003E1D07"/>
    <w:rsid w:val="003E33BB"/>
    <w:rsid w:val="003E3EE5"/>
    <w:rsid w:val="003E403C"/>
    <w:rsid w:val="003E6DC3"/>
    <w:rsid w:val="003E7037"/>
    <w:rsid w:val="003F3DD9"/>
    <w:rsid w:val="003F3EA0"/>
    <w:rsid w:val="003F5A8C"/>
    <w:rsid w:val="003F720D"/>
    <w:rsid w:val="003F7C73"/>
    <w:rsid w:val="00403C55"/>
    <w:rsid w:val="0040458B"/>
    <w:rsid w:val="00404631"/>
    <w:rsid w:val="004048CE"/>
    <w:rsid w:val="004062A7"/>
    <w:rsid w:val="004075B1"/>
    <w:rsid w:val="00412B65"/>
    <w:rsid w:val="0041434F"/>
    <w:rsid w:val="00415AC6"/>
    <w:rsid w:val="00416C9D"/>
    <w:rsid w:val="0041774B"/>
    <w:rsid w:val="00417CD8"/>
    <w:rsid w:val="0042098F"/>
    <w:rsid w:val="00423156"/>
    <w:rsid w:val="004245BA"/>
    <w:rsid w:val="00424DE5"/>
    <w:rsid w:val="00427F91"/>
    <w:rsid w:val="00430D86"/>
    <w:rsid w:val="00430FB5"/>
    <w:rsid w:val="004333EF"/>
    <w:rsid w:val="00434481"/>
    <w:rsid w:val="004353A8"/>
    <w:rsid w:val="004429D5"/>
    <w:rsid w:val="00443FE2"/>
    <w:rsid w:val="00445E3D"/>
    <w:rsid w:val="004501E7"/>
    <w:rsid w:val="00454037"/>
    <w:rsid w:val="0045433C"/>
    <w:rsid w:val="00456383"/>
    <w:rsid w:val="00456520"/>
    <w:rsid w:val="004575C1"/>
    <w:rsid w:val="0045772A"/>
    <w:rsid w:val="00460B57"/>
    <w:rsid w:val="004613DB"/>
    <w:rsid w:val="00461A28"/>
    <w:rsid w:val="004628D3"/>
    <w:rsid w:val="00462E09"/>
    <w:rsid w:val="00466D1C"/>
    <w:rsid w:val="00467A58"/>
    <w:rsid w:val="0047084F"/>
    <w:rsid w:val="00472461"/>
    <w:rsid w:val="00472D56"/>
    <w:rsid w:val="00472FE0"/>
    <w:rsid w:val="00473C6A"/>
    <w:rsid w:val="004773B2"/>
    <w:rsid w:val="00481756"/>
    <w:rsid w:val="0048263D"/>
    <w:rsid w:val="004833A1"/>
    <w:rsid w:val="00485771"/>
    <w:rsid w:val="00487C19"/>
    <w:rsid w:val="004948CE"/>
    <w:rsid w:val="00495407"/>
    <w:rsid w:val="004958C5"/>
    <w:rsid w:val="00495FBF"/>
    <w:rsid w:val="004A07E8"/>
    <w:rsid w:val="004A41CC"/>
    <w:rsid w:val="004A6BFE"/>
    <w:rsid w:val="004B206D"/>
    <w:rsid w:val="004B546C"/>
    <w:rsid w:val="004B5631"/>
    <w:rsid w:val="004B622C"/>
    <w:rsid w:val="004C4F48"/>
    <w:rsid w:val="004C6C5F"/>
    <w:rsid w:val="004D3333"/>
    <w:rsid w:val="004D35CA"/>
    <w:rsid w:val="004D4E94"/>
    <w:rsid w:val="004D5D64"/>
    <w:rsid w:val="004D5F19"/>
    <w:rsid w:val="004D6282"/>
    <w:rsid w:val="004E052A"/>
    <w:rsid w:val="004E23AF"/>
    <w:rsid w:val="004E3500"/>
    <w:rsid w:val="004E453C"/>
    <w:rsid w:val="004E7728"/>
    <w:rsid w:val="004F196A"/>
    <w:rsid w:val="004F1D75"/>
    <w:rsid w:val="004F4D54"/>
    <w:rsid w:val="004F4EE2"/>
    <w:rsid w:val="004F594E"/>
    <w:rsid w:val="005001C6"/>
    <w:rsid w:val="00502D4E"/>
    <w:rsid w:val="00505E57"/>
    <w:rsid w:val="00514DAC"/>
    <w:rsid w:val="00515719"/>
    <w:rsid w:val="00515843"/>
    <w:rsid w:val="00517803"/>
    <w:rsid w:val="005228D9"/>
    <w:rsid w:val="005245BB"/>
    <w:rsid w:val="00526218"/>
    <w:rsid w:val="00527FDB"/>
    <w:rsid w:val="00530C93"/>
    <w:rsid w:val="00531795"/>
    <w:rsid w:val="00537441"/>
    <w:rsid w:val="00541F90"/>
    <w:rsid w:val="00542C6C"/>
    <w:rsid w:val="00544294"/>
    <w:rsid w:val="00547A59"/>
    <w:rsid w:val="00551419"/>
    <w:rsid w:val="005532AC"/>
    <w:rsid w:val="005535FA"/>
    <w:rsid w:val="005537E9"/>
    <w:rsid w:val="00555B0C"/>
    <w:rsid w:val="0055717D"/>
    <w:rsid w:val="00561715"/>
    <w:rsid w:val="005618D6"/>
    <w:rsid w:val="00561FD9"/>
    <w:rsid w:val="00562CB4"/>
    <w:rsid w:val="00563270"/>
    <w:rsid w:val="00565EE4"/>
    <w:rsid w:val="00572163"/>
    <w:rsid w:val="00572D73"/>
    <w:rsid w:val="00572DF4"/>
    <w:rsid w:val="00574653"/>
    <w:rsid w:val="00576541"/>
    <w:rsid w:val="005837C0"/>
    <w:rsid w:val="005874B7"/>
    <w:rsid w:val="00593355"/>
    <w:rsid w:val="005959A1"/>
    <w:rsid w:val="00597A42"/>
    <w:rsid w:val="005A159D"/>
    <w:rsid w:val="005A51B0"/>
    <w:rsid w:val="005A5721"/>
    <w:rsid w:val="005A58B9"/>
    <w:rsid w:val="005B020C"/>
    <w:rsid w:val="005B074F"/>
    <w:rsid w:val="005B0764"/>
    <w:rsid w:val="005B2BAE"/>
    <w:rsid w:val="005B78FF"/>
    <w:rsid w:val="005B7A94"/>
    <w:rsid w:val="005C0CCC"/>
    <w:rsid w:val="005C408F"/>
    <w:rsid w:val="005C5A55"/>
    <w:rsid w:val="005C682B"/>
    <w:rsid w:val="005C6E2E"/>
    <w:rsid w:val="005C7830"/>
    <w:rsid w:val="005D0D37"/>
    <w:rsid w:val="005D1C4A"/>
    <w:rsid w:val="005D1D0E"/>
    <w:rsid w:val="005D2105"/>
    <w:rsid w:val="005D3494"/>
    <w:rsid w:val="005D3D88"/>
    <w:rsid w:val="005E0329"/>
    <w:rsid w:val="005E0712"/>
    <w:rsid w:val="005E1F51"/>
    <w:rsid w:val="005E241F"/>
    <w:rsid w:val="005E397A"/>
    <w:rsid w:val="005E554A"/>
    <w:rsid w:val="005E5D63"/>
    <w:rsid w:val="005E679E"/>
    <w:rsid w:val="005F088C"/>
    <w:rsid w:val="005F150C"/>
    <w:rsid w:val="005F228E"/>
    <w:rsid w:val="005F419B"/>
    <w:rsid w:val="005F72C5"/>
    <w:rsid w:val="006001C9"/>
    <w:rsid w:val="00605D1D"/>
    <w:rsid w:val="00610856"/>
    <w:rsid w:val="00611230"/>
    <w:rsid w:val="006125B4"/>
    <w:rsid w:val="00617845"/>
    <w:rsid w:val="00620B98"/>
    <w:rsid w:val="0062151C"/>
    <w:rsid w:val="0062367E"/>
    <w:rsid w:val="00625EAA"/>
    <w:rsid w:val="0062726C"/>
    <w:rsid w:val="006311AE"/>
    <w:rsid w:val="00631224"/>
    <w:rsid w:val="00632076"/>
    <w:rsid w:val="006335DA"/>
    <w:rsid w:val="00633A02"/>
    <w:rsid w:val="00634140"/>
    <w:rsid w:val="0063453C"/>
    <w:rsid w:val="00635B51"/>
    <w:rsid w:val="00635F40"/>
    <w:rsid w:val="006366DD"/>
    <w:rsid w:val="00641EDE"/>
    <w:rsid w:val="00642D04"/>
    <w:rsid w:val="00643941"/>
    <w:rsid w:val="006471AB"/>
    <w:rsid w:val="0064733F"/>
    <w:rsid w:val="006515BB"/>
    <w:rsid w:val="006516C5"/>
    <w:rsid w:val="00652116"/>
    <w:rsid w:val="00654147"/>
    <w:rsid w:val="00655A5B"/>
    <w:rsid w:val="00656B89"/>
    <w:rsid w:val="006612F7"/>
    <w:rsid w:val="00661F5D"/>
    <w:rsid w:val="00663568"/>
    <w:rsid w:val="00665CEB"/>
    <w:rsid w:val="00673657"/>
    <w:rsid w:val="0067499F"/>
    <w:rsid w:val="00676112"/>
    <w:rsid w:val="006774EC"/>
    <w:rsid w:val="0068053E"/>
    <w:rsid w:val="00681278"/>
    <w:rsid w:val="00681366"/>
    <w:rsid w:val="00683A6D"/>
    <w:rsid w:val="00686C7A"/>
    <w:rsid w:val="00686FB7"/>
    <w:rsid w:val="0068709C"/>
    <w:rsid w:val="00691DA9"/>
    <w:rsid w:val="006956D6"/>
    <w:rsid w:val="0069622B"/>
    <w:rsid w:val="006A1590"/>
    <w:rsid w:val="006A1D23"/>
    <w:rsid w:val="006A4F4E"/>
    <w:rsid w:val="006A6608"/>
    <w:rsid w:val="006B0B64"/>
    <w:rsid w:val="006B27D3"/>
    <w:rsid w:val="006B2871"/>
    <w:rsid w:val="006B2AE3"/>
    <w:rsid w:val="006B630A"/>
    <w:rsid w:val="006B674B"/>
    <w:rsid w:val="006B7677"/>
    <w:rsid w:val="006C0A03"/>
    <w:rsid w:val="006C2771"/>
    <w:rsid w:val="006C3010"/>
    <w:rsid w:val="006C44E8"/>
    <w:rsid w:val="006C4FAB"/>
    <w:rsid w:val="006C6C8A"/>
    <w:rsid w:val="006C7D01"/>
    <w:rsid w:val="006D439C"/>
    <w:rsid w:val="006D4E7E"/>
    <w:rsid w:val="006D6933"/>
    <w:rsid w:val="006D6B4D"/>
    <w:rsid w:val="006D7EBB"/>
    <w:rsid w:val="006E0ABF"/>
    <w:rsid w:val="006E27DF"/>
    <w:rsid w:val="006E5566"/>
    <w:rsid w:val="006E6603"/>
    <w:rsid w:val="006E7694"/>
    <w:rsid w:val="006F07AC"/>
    <w:rsid w:val="006F1787"/>
    <w:rsid w:val="006F48B0"/>
    <w:rsid w:val="006F5709"/>
    <w:rsid w:val="00701C82"/>
    <w:rsid w:val="00701F76"/>
    <w:rsid w:val="007044FF"/>
    <w:rsid w:val="007049D1"/>
    <w:rsid w:val="00706CA8"/>
    <w:rsid w:val="007072D1"/>
    <w:rsid w:val="00710B23"/>
    <w:rsid w:val="007114D8"/>
    <w:rsid w:val="00711614"/>
    <w:rsid w:val="00713C4E"/>
    <w:rsid w:val="00713EC6"/>
    <w:rsid w:val="007200DE"/>
    <w:rsid w:val="00720F17"/>
    <w:rsid w:val="00721D9C"/>
    <w:rsid w:val="00723481"/>
    <w:rsid w:val="007265A7"/>
    <w:rsid w:val="007265F4"/>
    <w:rsid w:val="00726677"/>
    <w:rsid w:val="007276A1"/>
    <w:rsid w:val="00730DE0"/>
    <w:rsid w:val="00734C9B"/>
    <w:rsid w:val="00736FE4"/>
    <w:rsid w:val="0073752D"/>
    <w:rsid w:val="007378B5"/>
    <w:rsid w:val="0074131C"/>
    <w:rsid w:val="00741496"/>
    <w:rsid w:val="00750B54"/>
    <w:rsid w:val="0075109A"/>
    <w:rsid w:val="00751326"/>
    <w:rsid w:val="00752561"/>
    <w:rsid w:val="00753053"/>
    <w:rsid w:val="00754276"/>
    <w:rsid w:val="00754EE7"/>
    <w:rsid w:val="007571B6"/>
    <w:rsid w:val="007624EC"/>
    <w:rsid w:val="00762EAA"/>
    <w:rsid w:val="00763879"/>
    <w:rsid w:val="00765789"/>
    <w:rsid w:val="007706A3"/>
    <w:rsid w:val="00770F6B"/>
    <w:rsid w:val="00773569"/>
    <w:rsid w:val="00774772"/>
    <w:rsid w:val="00775E0B"/>
    <w:rsid w:val="00776409"/>
    <w:rsid w:val="0077669D"/>
    <w:rsid w:val="00776F13"/>
    <w:rsid w:val="007822F4"/>
    <w:rsid w:val="0078479E"/>
    <w:rsid w:val="00784E64"/>
    <w:rsid w:val="007854F3"/>
    <w:rsid w:val="00790A76"/>
    <w:rsid w:val="00791C4F"/>
    <w:rsid w:val="00792166"/>
    <w:rsid w:val="00794ACB"/>
    <w:rsid w:val="0079786F"/>
    <w:rsid w:val="007A1B1D"/>
    <w:rsid w:val="007A1F1B"/>
    <w:rsid w:val="007A234E"/>
    <w:rsid w:val="007A2FA4"/>
    <w:rsid w:val="007A5D07"/>
    <w:rsid w:val="007A74E1"/>
    <w:rsid w:val="007B0C86"/>
    <w:rsid w:val="007B1C46"/>
    <w:rsid w:val="007B1EC9"/>
    <w:rsid w:val="007B204A"/>
    <w:rsid w:val="007B549A"/>
    <w:rsid w:val="007B5A06"/>
    <w:rsid w:val="007B783D"/>
    <w:rsid w:val="007C0976"/>
    <w:rsid w:val="007D0E23"/>
    <w:rsid w:val="007D2AF7"/>
    <w:rsid w:val="007D4803"/>
    <w:rsid w:val="007E019C"/>
    <w:rsid w:val="007E0BA2"/>
    <w:rsid w:val="007E161D"/>
    <w:rsid w:val="007E17F0"/>
    <w:rsid w:val="007E1B4B"/>
    <w:rsid w:val="007E2070"/>
    <w:rsid w:val="007E40D8"/>
    <w:rsid w:val="007E456E"/>
    <w:rsid w:val="007E5C0A"/>
    <w:rsid w:val="007E5D0B"/>
    <w:rsid w:val="007E6374"/>
    <w:rsid w:val="007E7844"/>
    <w:rsid w:val="007E7A9B"/>
    <w:rsid w:val="007F491C"/>
    <w:rsid w:val="007F4A66"/>
    <w:rsid w:val="007F74CB"/>
    <w:rsid w:val="00803677"/>
    <w:rsid w:val="008069DF"/>
    <w:rsid w:val="00806C14"/>
    <w:rsid w:val="00807B9E"/>
    <w:rsid w:val="00812F5F"/>
    <w:rsid w:val="008154F4"/>
    <w:rsid w:val="00815CAC"/>
    <w:rsid w:val="008176F7"/>
    <w:rsid w:val="00825094"/>
    <w:rsid w:val="008268FF"/>
    <w:rsid w:val="00832A9C"/>
    <w:rsid w:val="00832BB3"/>
    <w:rsid w:val="00832D08"/>
    <w:rsid w:val="00837A4A"/>
    <w:rsid w:val="00840B56"/>
    <w:rsid w:val="00843548"/>
    <w:rsid w:val="00843885"/>
    <w:rsid w:val="00844549"/>
    <w:rsid w:val="0084509F"/>
    <w:rsid w:val="00845977"/>
    <w:rsid w:val="008463AE"/>
    <w:rsid w:val="008472CA"/>
    <w:rsid w:val="00851E42"/>
    <w:rsid w:val="008521FC"/>
    <w:rsid w:val="00853065"/>
    <w:rsid w:val="00853A91"/>
    <w:rsid w:val="008549B8"/>
    <w:rsid w:val="00856037"/>
    <w:rsid w:val="00860D34"/>
    <w:rsid w:val="00860D8A"/>
    <w:rsid w:val="00863DE6"/>
    <w:rsid w:val="00866EBF"/>
    <w:rsid w:val="008670FC"/>
    <w:rsid w:val="00870A71"/>
    <w:rsid w:val="008742AA"/>
    <w:rsid w:val="008763BD"/>
    <w:rsid w:val="008864FB"/>
    <w:rsid w:val="008902A9"/>
    <w:rsid w:val="00891402"/>
    <w:rsid w:val="00891B2B"/>
    <w:rsid w:val="00894B64"/>
    <w:rsid w:val="00895890"/>
    <w:rsid w:val="008A397D"/>
    <w:rsid w:val="008A4F24"/>
    <w:rsid w:val="008A5E9B"/>
    <w:rsid w:val="008A7DBD"/>
    <w:rsid w:val="008B0FB3"/>
    <w:rsid w:val="008B293A"/>
    <w:rsid w:val="008B33BE"/>
    <w:rsid w:val="008B4C0F"/>
    <w:rsid w:val="008B5EB3"/>
    <w:rsid w:val="008B6F9A"/>
    <w:rsid w:val="008B79CE"/>
    <w:rsid w:val="008C1D65"/>
    <w:rsid w:val="008C35B2"/>
    <w:rsid w:val="008C37F7"/>
    <w:rsid w:val="008C6BD2"/>
    <w:rsid w:val="008C76CE"/>
    <w:rsid w:val="008C7D64"/>
    <w:rsid w:val="008D31FC"/>
    <w:rsid w:val="008D3F9F"/>
    <w:rsid w:val="008D59FF"/>
    <w:rsid w:val="008D65E0"/>
    <w:rsid w:val="008D6C58"/>
    <w:rsid w:val="008D6E3F"/>
    <w:rsid w:val="008D7DB6"/>
    <w:rsid w:val="008E4373"/>
    <w:rsid w:val="008E620F"/>
    <w:rsid w:val="008E6ED3"/>
    <w:rsid w:val="008F00B9"/>
    <w:rsid w:val="008F13E0"/>
    <w:rsid w:val="008F2FEC"/>
    <w:rsid w:val="008F74E0"/>
    <w:rsid w:val="00903707"/>
    <w:rsid w:val="00904DEA"/>
    <w:rsid w:val="00905110"/>
    <w:rsid w:val="00910E69"/>
    <w:rsid w:val="00913D5B"/>
    <w:rsid w:val="0091455B"/>
    <w:rsid w:val="00916589"/>
    <w:rsid w:val="009207AD"/>
    <w:rsid w:val="009225C1"/>
    <w:rsid w:val="0092507B"/>
    <w:rsid w:val="009253C7"/>
    <w:rsid w:val="00925B47"/>
    <w:rsid w:val="0092719B"/>
    <w:rsid w:val="00930CBE"/>
    <w:rsid w:val="00931527"/>
    <w:rsid w:val="00933E50"/>
    <w:rsid w:val="0093447A"/>
    <w:rsid w:val="0093600F"/>
    <w:rsid w:val="00937992"/>
    <w:rsid w:val="00937DB0"/>
    <w:rsid w:val="00943737"/>
    <w:rsid w:val="009509E8"/>
    <w:rsid w:val="00951A63"/>
    <w:rsid w:val="0095365C"/>
    <w:rsid w:val="0095585D"/>
    <w:rsid w:val="00956565"/>
    <w:rsid w:val="009623B4"/>
    <w:rsid w:val="00964171"/>
    <w:rsid w:val="00970976"/>
    <w:rsid w:val="00975903"/>
    <w:rsid w:val="00976ECC"/>
    <w:rsid w:val="00977542"/>
    <w:rsid w:val="0098187F"/>
    <w:rsid w:val="0098243B"/>
    <w:rsid w:val="009824CF"/>
    <w:rsid w:val="00982C20"/>
    <w:rsid w:val="0098358A"/>
    <w:rsid w:val="00983E16"/>
    <w:rsid w:val="009844E9"/>
    <w:rsid w:val="00984CF8"/>
    <w:rsid w:val="00992792"/>
    <w:rsid w:val="00992AEA"/>
    <w:rsid w:val="009947F9"/>
    <w:rsid w:val="009A183D"/>
    <w:rsid w:val="009A1B7E"/>
    <w:rsid w:val="009A1FE6"/>
    <w:rsid w:val="009A4448"/>
    <w:rsid w:val="009A6314"/>
    <w:rsid w:val="009B0F4A"/>
    <w:rsid w:val="009B3041"/>
    <w:rsid w:val="009B50DA"/>
    <w:rsid w:val="009B5915"/>
    <w:rsid w:val="009B63C8"/>
    <w:rsid w:val="009B6CE9"/>
    <w:rsid w:val="009B6F68"/>
    <w:rsid w:val="009B7BD3"/>
    <w:rsid w:val="009C6413"/>
    <w:rsid w:val="009D0303"/>
    <w:rsid w:val="009D0B95"/>
    <w:rsid w:val="009D24E6"/>
    <w:rsid w:val="009D3892"/>
    <w:rsid w:val="009D442E"/>
    <w:rsid w:val="009D4DBA"/>
    <w:rsid w:val="009D4DD9"/>
    <w:rsid w:val="009D50E3"/>
    <w:rsid w:val="009E1BAA"/>
    <w:rsid w:val="009E2A04"/>
    <w:rsid w:val="009E51A2"/>
    <w:rsid w:val="009E743E"/>
    <w:rsid w:val="009F13C3"/>
    <w:rsid w:val="009F257A"/>
    <w:rsid w:val="009F3692"/>
    <w:rsid w:val="009F4901"/>
    <w:rsid w:val="00A0134D"/>
    <w:rsid w:val="00A01A9F"/>
    <w:rsid w:val="00A03F9F"/>
    <w:rsid w:val="00A05701"/>
    <w:rsid w:val="00A05C3F"/>
    <w:rsid w:val="00A06977"/>
    <w:rsid w:val="00A0709F"/>
    <w:rsid w:val="00A072F1"/>
    <w:rsid w:val="00A07E1F"/>
    <w:rsid w:val="00A11AEB"/>
    <w:rsid w:val="00A13968"/>
    <w:rsid w:val="00A14CB3"/>
    <w:rsid w:val="00A15BDE"/>
    <w:rsid w:val="00A161B2"/>
    <w:rsid w:val="00A215B6"/>
    <w:rsid w:val="00A22936"/>
    <w:rsid w:val="00A23722"/>
    <w:rsid w:val="00A24610"/>
    <w:rsid w:val="00A24FB6"/>
    <w:rsid w:val="00A25E0C"/>
    <w:rsid w:val="00A26265"/>
    <w:rsid w:val="00A30FED"/>
    <w:rsid w:val="00A31C07"/>
    <w:rsid w:val="00A31E86"/>
    <w:rsid w:val="00A34ED6"/>
    <w:rsid w:val="00A401E6"/>
    <w:rsid w:val="00A41269"/>
    <w:rsid w:val="00A470A6"/>
    <w:rsid w:val="00A5044F"/>
    <w:rsid w:val="00A50B14"/>
    <w:rsid w:val="00A562CD"/>
    <w:rsid w:val="00A579A2"/>
    <w:rsid w:val="00A603C9"/>
    <w:rsid w:val="00A61605"/>
    <w:rsid w:val="00A62800"/>
    <w:rsid w:val="00A66C37"/>
    <w:rsid w:val="00A678C3"/>
    <w:rsid w:val="00A710D0"/>
    <w:rsid w:val="00A713D1"/>
    <w:rsid w:val="00A71A4B"/>
    <w:rsid w:val="00A754D4"/>
    <w:rsid w:val="00A76993"/>
    <w:rsid w:val="00A77364"/>
    <w:rsid w:val="00A803C0"/>
    <w:rsid w:val="00A81E88"/>
    <w:rsid w:val="00A85729"/>
    <w:rsid w:val="00A879CD"/>
    <w:rsid w:val="00A92488"/>
    <w:rsid w:val="00A92B4F"/>
    <w:rsid w:val="00A9460C"/>
    <w:rsid w:val="00AA2216"/>
    <w:rsid w:val="00AA2B0D"/>
    <w:rsid w:val="00AA2F4E"/>
    <w:rsid w:val="00AA3C26"/>
    <w:rsid w:val="00AA3D36"/>
    <w:rsid w:val="00AA43E7"/>
    <w:rsid w:val="00AA453F"/>
    <w:rsid w:val="00AA47E5"/>
    <w:rsid w:val="00AA70F7"/>
    <w:rsid w:val="00AA763F"/>
    <w:rsid w:val="00AB05EA"/>
    <w:rsid w:val="00AB1CA4"/>
    <w:rsid w:val="00AB39A4"/>
    <w:rsid w:val="00AC0E75"/>
    <w:rsid w:val="00AC12F9"/>
    <w:rsid w:val="00AC260A"/>
    <w:rsid w:val="00AC468C"/>
    <w:rsid w:val="00AC6F05"/>
    <w:rsid w:val="00AD23A6"/>
    <w:rsid w:val="00AD2C2D"/>
    <w:rsid w:val="00AD42D1"/>
    <w:rsid w:val="00AD5972"/>
    <w:rsid w:val="00AD5E50"/>
    <w:rsid w:val="00AE0218"/>
    <w:rsid w:val="00AE2636"/>
    <w:rsid w:val="00AE442E"/>
    <w:rsid w:val="00AE6E2D"/>
    <w:rsid w:val="00AE78B4"/>
    <w:rsid w:val="00AE7E23"/>
    <w:rsid w:val="00AF2889"/>
    <w:rsid w:val="00AF3979"/>
    <w:rsid w:val="00AF420B"/>
    <w:rsid w:val="00AF44B0"/>
    <w:rsid w:val="00AF6245"/>
    <w:rsid w:val="00AF724F"/>
    <w:rsid w:val="00AF7A7F"/>
    <w:rsid w:val="00B01FD9"/>
    <w:rsid w:val="00B07072"/>
    <w:rsid w:val="00B07FD0"/>
    <w:rsid w:val="00B12E9D"/>
    <w:rsid w:val="00B15406"/>
    <w:rsid w:val="00B15921"/>
    <w:rsid w:val="00B16D33"/>
    <w:rsid w:val="00B17E41"/>
    <w:rsid w:val="00B2068C"/>
    <w:rsid w:val="00B2255F"/>
    <w:rsid w:val="00B22E6C"/>
    <w:rsid w:val="00B23430"/>
    <w:rsid w:val="00B26F0C"/>
    <w:rsid w:val="00B30519"/>
    <w:rsid w:val="00B305B4"/>
    <w:rsid w:val="00B30B65"/>
    <w:rsid w:val="00B34194"/>
    <w:rsid w:val="00B404BF"/>
    <w:rsid w:val="00B417B2"/>
    <w:rsid w:val="00B42952"/>
    <w:rsid w:val="00B42A08"/>
    <w:rsid w:val="00B42C84"/>
    <w:rsid w:val="00B4313B"/>
    <w:rsid w:val="00B4332C"/>
    <w:rsid w:val="00B43FAA"/>
    <w:rsid w:val="00B443B2"/>
    <w:rsid w:val="00B44F91"/>
    <w:rsid w:val="00B460EB"/>
    <w:rsid w:val="00B46B08"/>
    <w:rsid w:val="00B508CE"/>
    <w:rsid w:val="00B539BB"/>
    <w:rsid w:val="00B55556"/>
    <w:rsid w:val="00B56502"/>
    <w:rsid w:val="00B56819"/>
    <w:rsid w:val="00B568C7"/>
    <w:rsid w:val="00B56B89"/>
    <w:rsid w:val="00B60C17"/>
    <w:rsid w:val="00B63165"/>
    <w:rsid w:val="00B65060"/>
    <w:rsid w:val="00B663C5"/>
    <w:rsid w:val="00B7057B"/>
    <w:rsid w:val="00B71848"/>
    <w:rsid w:val="00B71CE9"/>
    <w:rsid w:val="00B71D68"/>
    <w:rsid w:val="00B73913"/>
    <w:rsid w:val="00B778DA"/>
    <w:rsid w:val="00B8068E"/>
    <w:rsid w:val="00B823ED"/>
    <w:rsid w:val="00B8333D"/>
    <w:rsid w:val="00B84869"/>
    <w:rsid w:val="00B84CB3"/>
    <w:rsid w:val="00B86250"/>
    <w:rsid w:val="00B868D7"/>
    <w:rsid w:val="00B87267"/>
    <w:rsid w:val="00B91D61"/>
    <w:rsid w:val="00B92529"/>
    <w:rsid w:val="00B9424B"/>
    <w:rsid w:val="00B9516B"/>
    <w:rsid w:val="00BA1203"/>
    <w:rsid w:val="00BA18F0"/>
    <w:rsid w:val="00BA1B18"/>
    <w:rsid w:val="00BA2A6A"/>
    <w:rsid w:val="00BA4C0C"/>
    <w:rsid w:val="00BA54D2"/>
    <w:rsid w:val="00BA5B63"/>
    <w:rsid w:val="00BA60CB"/>
    <w:rsid w:val="00BA61FE"/>
    <w:rsid w:val="00BA6A3A"/>
    <w:rsid w:val="00BA7AE2"/>
    <w:rsid w:val="00BB0E83"/>
    <w:rsid w:val="00BB2748"/>
    <w:rsid w:val="00BB4C2F"/>
    <w:rsid w:val="00BB6319"/>
    <w:rsid w:val="00BB77F7"/>
    <w:rsid w:val="00BB7C39"/>
    <w:rsid w:val="00BC1AA9"/>
    <w:rsid w:val="00BC71E1"/>
    <w:rsid w:val="00BD10F9"/>
    <w:rsid w:val="00BD182A"/>
    <w:rsid w:val="00BD57A4"/>
    <w:rsid w:val="00BD6E84"/>
    <w:rsid w:val="00BD7F3A"/>
    <w:rsid w:val="00BE1139"/>
    <w:rsid w:val="00BE41D4"/>
    <w:rsid w:val="00BE7600"/>
    <w:rsid w:val="00BF27DD"/>
    <w:rsid w:val="00BF44D2"/>
    <w:rsid w:val="00C004AF"/>
    <w:rsid w:val="00C03E1E"/>
    <w:rsid w:val="00C0678D"/>
    <w:rsid w:val="00C10CD2"/>
    <w:rsid w:val="00C11DB1"/>
    <w:rsid w:val="00C12155"/>
    <w:rsid w:val="00C145B8"/>
    <w:rsid w:val="00C1495B"/>
    <w:rsid w:val="00C15D17"/>
    <w:rsid w:val="00C1792F"/>
    <w:rsid w:val="00C200C0"/>
    <w:rsid w:val="00C20D6A"/>
    <w:rsid w:val="00C22C70"/>
    <w:rsid w:val="00C22F3C"/>
    <w:rsid w:val="00C23527"/>
    <w:rsid w:val="00C239EB"/>
    <w:rsid w:val="00C23C55"/>
    <w:rsid w:val="00C244A9"/>
    <w:rsid w:val="00C24AC9"/>
    <w:rsid w:val="00C26F75"/>
    <w:rsid w:val="00C27F14"/>
    <w:rsid w:val="00C300BC"/>
    <w:rsid w:val="00C30A6C"/>
    <w:rsid w:val="00C31331"/>
    <w:rsid w:val="00C32203"/>
    <w:rsid w:val="00C3240D"/>
    <w:rsid w:val="00C356DF"/>
    <w:rsid w:val="00C35D60"/>
    <w:rsid w:val="00C363DE"/>
    <w:rsid w:val="00C40367"/>
    <w:rsid w:val="00C41B3C"/>
    <w:rsid w:val="00C4595F"/>
    <w:rsid w:val="00C46258"/>
    <w:rsid w:val="00C47A8B"/>
    <w:rsid w:val="00C47DD3"/>
    <w:rsid w:val="00C5154A"/>
    <w:rsid w:val="00C51D76"/>
    <w:rsid w:val="00C52204"/>
    <w:rsid w:val="00C53022"/>
    <w:rsid w:val="00C542AF"/>
    <w:rsid w:val="00C565EE"/>
    <w:rsid w:val="00C60043"/>
    <w:rsid w:val="00C61F2E"/>
    <w:rsid w:val="00C62A12"/>
    <w:rsid w:val="00C66620"/>
    <w:rsid w:val="00C673C4"/>
    <w:rsid w:val="00C7280E"/>
    <w:rsid w:val="00C80D1C"/>
    <w:rsid w:val="00C81616"/>
    <w:rsid w:val="00C81815"/>
    <w:rsid w:val="00C81C5D"/>
    <w:rsid w:val="00C83BD2"/>
    <w:rsid w:val="00C9108A"/>
    <w:rsid w:val="00C91518"/>
    <w:rsid w:val="00C92332"/>
    <w:rsid w:val="00C926B5"/>
    <w:rsid w:val="00C93011"/>
    <w:rsid w:val="00C96EC1"/>
    <w:rsid w:val="00C97B43"/>
    <w:rsid w:val="00C97C76"/>
    <w:rsid w:val="00CA0DD2"/>
    <w:rsid w:val="00CA1D44"/>
    <w:rsid w:val="00CA5D2E"/>
    <w:rsid w:val="00CA6A12"/>
    <w:rsid w:val="00CA6F0A"/>
    <w:rsid w:val="00CB0966"/>
    <w:rsid w:val="00CB2200"/>
    <w:rsid w:val="00CB27EF"/>
    <w:rsid w:val="00CB3BF3"/>
    <w:rsid w:val="00CB5F72"/>
    <w:rsid w:val="00CB6F67"/>
    <w:rsid w:val="00CC1484"/>
    <w:rsid w:val="00CC25B0"/>
    <w:rsid w:val="00CC3325"/>
    <w:rsid w:val="00CC3DDA"/>
    <w:rsid w:val="00CC4872"/>
    <w:rsid w:val="00CC51CB"/>
    <w:rsid w:val="00CC758A"/>
    <w:rsid w:val="00CD0521"/>
    <w:rsid w:val="00CD0E02"/>
    <w:rsid w:val="00CD35C0"/>
    <w:rsid w:val="00CD4C70"/>
    <w:rsid w:val="00CD6584"/>
    <w:rsid w:val="00CE08DE"/>
    <w:rsid w:val="00CE0944"/>
    <w:rsid w:val="00CE3461"/>
    <w:rsid w:val="00CE5012"/>
    <w:rsid w:val="00CE5D6B"/>
    <w:rsid w:val="00CE7C58"/>
    <w:rsid w:val="00CF1153"/>
    <w:rsid w:val="00CF1FCB"/>
    <w:rsid w:val="00CF2C4C"/>
    <w:rsid w:val="00CF2EE7"/>
    <w:rsid w:val="00CF51B8"/>
    <w:rsid w:val="00CF6B13"/>
    <w:rsid w:val="00D00717"/>
    <w:rsid w:val="00D00F29"/>
    <w:rsid w:val="00D07EEC"/>
    <w:rsid w:val="00D13A60"/>
    <w:rsid w:val="00D165B0"/>
    <w:rsid w:val="00D17E2F"/>
    <w:rsid w:val="00D215B9"/>
    <w:rsid w:val="00D233D7"/>
    <w:rsid w:val="00D24539"/>
    <w:rsid w:val="00D3269A"/>
    <w:rsid w:val="00D3621A"/>
    <w:rsid w:val="00D36E38"/>
    <w:rsid w:val="00D37149"/>
    <w:rsid w:val="00D40695"/>
    <w:rsid w:val="00D4269A"/>
    <w:rsid w:val="00D43432"/>
    <w:rsid w:val="00D450D1"/>
    <w:rsid w:val="00D468FC"/>
    <w:rsid w:val="00D47B94"/>
    <w:rsid w:val="00D52A02"/>
    <w:rsid w:val="00D53784"/>
    <w:rsid w:val="00D53A6A"/>
    <w:rsid w:val="00D54FAA"/>
    <w:rsid w:val="00D558EA"/>
    <w:rsid w:val="00D57E8D"/>
    <w:rsid w:val="00D645AC"/>
    <w:rsid w:val="00D6471F"/>
    <w:rsid w:val="00D6514D"/>
    <w:rsid w:val="00D6640E"/>
    <w:rsid w:val="00D80AB6"/>
    <w:rsid w:val="00D81D1E"/>
    <w:rsid w:val="00D83D26"/>
    <w:rsid w:val="00D843E8"/>
    <w:rsid w:val="00D84A88"/>
    <w:rsid w:val="00D86259"/>
    <w:rsid w:val="00D87048"/>
    <w:rsid w:val="00D9017D"/>
    <w:rsid w:val="00D9040F"/>
    <w:rsid w:val="00D906F9"/>
    <w:rsid w:val="00D96A2A"/>
    <w:rsid w:val="00D9779B"/>
    <w:rsid w:val="00DA3155"/>
    <w:rsid w:val="00DA3CDA"/>
    <w:rsid w:val="00DA3FB8"/>
    <w:rsid w:val="00DA473E"/>
    <w:rsid w:val="00DA5324"/>
    <w:rsid w:val="00DA5A00"/>
    <w:rsid w:val="00DA5FEE"/>
    <w:rsid w:val="00DA6CCF"/>
    <w:rsid w:val="00DA726B"/>
    <w:rsid w:val="00DC1578"/>
    <w:rsid w:val="00DC2154"/>
    <w:rsid w:val="00DC353B"/>
    <w:rsid w:val="00DC3CD5"/>
    <w:rsid w:val="00DC3CF9"/>
    <w:rsid w:val="00DC43A2"/>
    <w:rsid w:val="00DC473D"/>
    <w:rsid w:val="00DC4C0E"/>
    <w:rsid w:val="00DC6B47"/>
    <w:rsid w:val="00DD330F"/>
    <w:rsid w:val="00DD51EA"/>
    <w:rsid w:val="00DD56CC"/>
    <w:rsid w:val="00DD6942"/>
    <w:rsid w:val="00DD6B13"/>
    <w:rsid w:val="00DD7D3A"/>
    <w:rsid w:val="00DE0CB1"/>
    <w:rsid w:val="00DE280B"/>
    <w:rsid w:val="00DE2915"/>
    <w:rsid w:val="00DE752F"/>
    <w:rsid w:val="00DF2A25"/>
    <w:rsid w:val="00DF324A"/>
    <w:rsid w:val="00DF324E"/>
    <w:rsid w:val="00DF50EF"/>
    <w:rsid w:val="00E01A68"/>
    <w:rsid w:val="00E12DFE"/>
    <w:rsid w:val="00E16A2D"/>
    <w:rsid w:val="00E257F5"/>
    <w:rsid w:val="00E25A0F"/>
    <w:rsid w:val="00E26C01"/>
    <w:rsid w:val="00E2719E"/>
    <w:rsid w:val="00E30C19"/>
    <w:rsid w:val="00E33B19"/>
    <w:rsid w:val="00E33C37"/>
    <w:rsid w:val="00E407B5"/>
    <w:rsid w:val="00E41177"/>
    <w:rsid w:val="00E45E64"/>
    <w:rsid w:val="00E465FD"/>
    <w:rsid w:val="00E47172"/>
    <w:rsid w:val="00E50BBE"/>
    <w:rsid w:val="00E52EB2"/>
    <w:rsid w:val="00E547E8"/>
    <w:rsid w:val="00E575FD"/>
    <w:rsid w:val="00E57910"/>
    <w:rsid w:val="00E60CAA"/>
    <w:rsid w:val="00E63C4E"/>
    <w:rsid w:val="00E66AD8"/>
    <w:rsid w:val="00E66D6A"/>
    <w:rsid w:val="00E7098D"/>
    <w:rsid w:val="00E7300B"/>
    <w:rsid w:val="00E7373B"/>
    <w:rsid w:val="00E73F57"/>
    <w:rsid w:val="00E75F9C"/>
    <w:rsid w:val="00E761CE"/>
    <w:rsid w:val="00E83DBE"/>
    <w:rsid w:val="00E85E78"/>
    <w:rsid w:val="00E876F2"/>
    <w:rsid w:val="00E9022F"/>
    <w:rsid w:val="00E962B6"/>
    <w:rsid w:val="00E97CC9"/>
    <w:rsid w:val="00EA0053"/>
    <w:rsid w:val="00EA0C83"/>
    <w:rsid w:val="00EA3D0C"/>
    <w:rsid w:val="00EA4AC1"/>
    <w:rsid w:val="00EA4BF3"/>
    <w:rsid w:val="00EA5B4F"/>
    <w:rsid w:val="00EA72F3"/>
    <w:rsid w:val="00EA7CB6"/>
    <w:rsid w:val="00EB180E"/>
    <w:rsid w:val="00EB181E"/>
    <w:rsid w:val="00EB3D26"/>
    <w:rsid w:val="00EB6C55"/>
    <w:rsid w:val="00EC0F13"/>
    <w:rsid w:val="00EC110A"/>
    <w:rsid w:val="00EC222A"/>
    <w:rsid w:val="00EC446F"/>
    <w:rsid w:val="00ED3B5A"/>
    <w:rsid w:val="00EE22CC"/>
    <w:rsid w:val="00EE3E24"/>
    <w:rsid w:val="00EE46F9"/>
    <w:rsid w:val="00EF0A37"/>
    <w:rsid w:val="00EF46B0"/>
    <w:rsid w:val="00EF5787"/>
    <w:rsid w:val="00EF5FE6"/>
    <w:rsid w:val="00EF7212"/>
    <w:rsid w:val="00EF78C2"/>
    <w:rsid w:val="00EF7983"/>
    <w:rsid w:val="00EF7F5B"/>
    <w:rsid w:val="00F008C4"/>
    <w:rsid w:val="00F04A39"/>
    <w:rsid w:val="00F04F56"/>
    <w:rsid w:val="00F05ABE"/>
    <w:rsid w:val="00F06A08"/>
    <w:rsid w:val="00F06CAF"/>
    <w:rsid w:val="00F06EC5"/>
    <w:rsid w:val="00F107BE"/>
    <w:rsid w:val="00F115EB"/>
    <w:rsid w:val="00F128EB"/>
    <w:rsid w:val="00F12BAB"/>
    <w:rsid w:val="00F13766"/>
    <w:rsid w:val="00F14C93"/>
    <w:rsid w:val="00F21CCC"/>
    <w:rsid w:val="00F23156"/>
    <w:rsid w:val="00F2610E"/>
    <w:rsid w:val="00F26495"/>
    <w:rsid w:val="00F27835"/>
    <w:rsid w:val="00F27988"/>
    <w:rsid w:val="00F30E8C"/>
    <w:rsid w:val="00F33879"/>
    <w:rsid w:val="00F338BC"/>
    <w:rsid w:val="00F37531"/>
    <w:rsid w:val="00F37966"/>
    <w:rsid w:val="00F37C06"/>
    <w:rsid w:val="00F37EAD"/>
    <w:rsid w:val="00F4561D"/>
    <w:rsid w:val="00F4680F"/>
    <w:rsid w:val="00F5007E"/>
    <w:rsid w:val="00F500D5"/>
    <w:rsid w:val="00F513FA"/>
    <w:rsid w:val="00F51F48"/>
    <w:rsid w:val="00F563CA"/>
    <w:rsid w:val="00F56FFF"/>
    <w:rsid w:val="00F604B7"/>
    <w:rsid w:val="00F62EEC"/>
    <w:rsid w:val="00F71341"/>
    <w:rsid w:val="00F730FD"/>
    <w:rsid w:val="00F731CA"/>
    <w:rsid w:val="00F75D67"/>
    <w:rsid w:val="00F75FE7"/>
    <w:rsid w:val="00F77D72"/>
    <w:rsid w:val="00F77F4F"/>
    <w:rsid w:val="00F807F0"/>
    <w:rsid w:val="00F83919"/>
    <w:rsid w:val="00F848B0"/>
    <w:rsid w:val="00F84EEF"/>
    <w:rsid w:val="00F85169"/>
    <w:rsid w:val="00F869DA"/>
    <w:rsid w:val="00F92452"/>
    <w:rsid w:val="00F93825"/>
    <w:rsid w:val="00F941B2"/>
    <w:rsid w:val="00F95A92"/>
    <w:rsid w:val="00F95AE9"/>
    <w:rsid w:val="00F9648A"/>
    <w:rsid w:val="00F97776"/>
    <w:rsid w:val="00FA0627"/>
    <w:rsid w:val="00FA0836"/>
    <w:rsid w:val="00FA5E28"/>
    <w:rsid w:val="00FA65C4"/>
    <w:rsid w:val="00FB0CCB"/>
    <w:rsid w:val="00FB11D3"/>
    <w:rsid w:val="00FB2C2B"/>
    <w:rsid w:val="00FB3591"/>
    <w:rsid w:val="00FB711E"/>
    <w:rsid w:val="00FB768E"/>
    <w:rsid w:val="00FC0D36"/>
    <w:rsid w:val="00FC2560"/>
    <w:rsid w:val="00FC2F1C"/>
    <w:rsid w:val="00FC3BAC"/>
    <w:rsid w:val="00FC61C6"/>
    <w:rsid w:val="00FD0B79"/>
    <w:rsid w:val="00FD31AC"/>
    <w:rsid w:val="00FD39E6"/>
    <w:rsid w:val="00FD3AF5"/>
    <w:rsid w:val="00FD4C53"/>
    <w:rsid w:val="00FD573F"/>
    <w:rsid w:val="00FD71AA"/>
    <w:rsid w:val="00FE22D3"/>
    <w:rsid w:val="00FE2A41"/>
    <w:rsid w:val="00FE3C66"/>
    <w:rsid w:val="00FE3C8E"/>
    <w:rsid w:val="00FF235A"/>
    <w:rsid w:val="00FF24D1"/>
    <w:rsid w:val="00FF2C93"/>
    <w:rsid w:val="00FF3BAB"/>
    <w:rsid w:val="00FF54AA"/>
    <w:rsid w:val="010C8934"/>
    <w:rsid w:val="01B52F66"/>
    <w:rsid w:val="01BA1C05"/>
    <w:rsid w:val="02122054"/>
    <w:rsid w:val="026CA6B7"/>
    <w:rsid w:val="02B3B9A8"/>
    <w:rsid w:val="02B775B5"/>
    <w:rsid w:val="02C7AEE1"/>
    <w:rsid w:val="02D502FA"/>
    <w:rsid w:val="02DA68EC"/>
    <w:rsid w:val="02F880C7"/>
    <w:rsid w:val="02FB9AEE"/>
    <w:rsid w:val="038D3A20"/>
    <w:rsid w:val="0392D8D9"/>
    <w:rsid w:val="039547A0"/>
    <w:rsid w:val="040E395E"/>
    <w:rsid w:val="0443FE63"/>
    <w:rsid w:val="0485B438"/>
    <w:rsid w:val="04CAD874"/>
    <w:rsid w:val="04FE5405"/>
    <w:rsid w:val="0537B83C"/>
    <w:rsid w:val="0563533A"/>
    <w:rsid w:val="05E4B629"/>
    <w:rsid w:val="0617A151"/>
    <w:rsid w:val="064B600D"/>
    <w:rsid w:val="06651D08"/>
    <w:rsid w:val="078B47FA"/>
    <w:rsid w:val="07BBF41A"/>
    <w:rsid w:val="07D8AF6D"/>
    <w:rsid w:val="0819011D"/>
    <w:rsid w:val="081A0E27"/>
    <w:rsid w:val="08368C38"/>
    <w:rsid w:val="086B6B31"/>
    <w:rsid w:val="08AFAA08"/>
    <w:rsid w:val="08EA14F1"/>
    <w:rsid w:val="090D816C"/>
    <w:rsid w:val="09911D38"/>
    <w:rsid w:val="09A8773D"/>
    <w:rsid w:val="0A7818B0"/>
    <w:rsid w:val="0B761844"/>
    <w:rsid w:val="0BC0CB1B"/>
    <w:rsid w:val="0BF7943E"/>
    <w:rsid w:val="0C26A4B1"/>
    <w:rsid w:val="0C28DABA"/>
    <w:rsid w:val="0D5F3EF9"/>
    <w:rsid w:val="0D8479DB"/>
    <w:rsid w:val="0D9294CB"/>
    <w:rsid w:val="0D9EBB16"/>
    <w:rsid w:val="0DC260A0"/>
    <w:rsid w:val="0DF1BD3D"/>
    <w:rsid w:val="0E7E0841"/>
    <w:rsid w:val="0F156DBF"/>
    <w:rsid w:val="0FFB478B"/>
    <w:rsid w:val="0FFB7DD7"/>
    <w:rsid w:val="10371CCE"/>
    <w:rsid w:val="11352751"/>
    <w:rsid w:val="11B80FAC"/>
    <w:rsid w:val="11DE7E06"/>
    <w:rsid w:val="12C75BFC"/>
    <w:rsid w:val="12E68AFD"/>
    <w:rsid w:val="132E10B4"/>
    <w:rsid w:val="13993717"/>
    <w:rsid w:val="13F53EFC"/>
    <w:rsid w:val="141F6BF6"/>
    <w:rsid w:val="1446EA0C"/>
    <w:rsid w:val="147B729D"/>
    <w:rsid w:val="14901399"/>
    <w:rsid w:val="15DA28C3"/>
    <w:rsid w:val="1602D672"/>
    <w:rsid w:val="16E85FB1"/>
    <w:rsid w:val="173F185B"/>
    <w:rsid w:val="179A201C"/>
    <w:rsid w:val="17D3AA17"/>
    <w:rsid w:val="19145389"/>
    <w:rsid w:val="195D8580"/>
    <w:rsid w:val="19BF9474"/>
    <w:rsid w:val="19F15D22"/>
    <w:rsid w:val="1A692C70"/>
    <w:rsid w:val="1A90194A"/>
    <w:rsid w:val="1B42C6FD"/>
    <w:rsid w:val="1C3ED2C3"/>
    <w:rsid w:val="1C9FBECD"/>
    <w:rsid w:val="1CA8C87D"/>
    <w:rsid w:val="1CD90E9C"/>
    <w:rsid w:val="1CED4617"/>
    <w:rsid w:val="1DBDFF2D"/>
    <w:rsid w:val="1E344F4E"/>
    <w:rsid w:val="1FDE9F18"/>
    <w:rsid w:val="1FEA04F6"/>
    <w:rsid w:val="1FF9DC90"/>
    <w:rsid w:val="200F3801"/>
    <w:rsid w:val="20526E51"/>
    <w:rsid w:val="2082C4F9"/>
    <w:rsid w:val="20CC5C0F"/>
    <w:rsid w:val="21136BDD"/>
    <w:rsid w:val="211547DC"/>
    <w:rsid w:val="212173E6"/>
    <w:rsid w:val="216BC171"/>
    <w:rsid w:val="217714A9"/>
    <w:rsid w:val="21C13588"/>
    <w:rsid w:val="21EAB60A"/>
    <w:rsid w:val="21F22219"/>
    <w:rsid w:val="2226F0DE"/>
    <w:rsid w:val="226458F2"/>
    <w:rsid w:val="230E877B"/>
    <w:rsid w:val="234798BE"/>
    <w:rsid w:val="2352E61F"/>
    <w:rsid w:val="23E0BB4E"/>
    <w:rsid w:val="24375E9B"/>
    <w:rsid w:val="24D27E68"/>
    <w:rsid w:val="24E5D745"/>
    <w:rsid w:val="2519AFE2"/>
    <w:rsid w:val="25B1C66C"/>
    <w:rsid w:val="25D15279"/>
    <w:rsid w:val="26881FDB"/>
    <w:rsid w:val="26F49525"/>
    <w:rsid w:val="2830B920"/>
    <w:rsid w:val="28484E4D"/>
    <w:rsid w:val="2857443D"/>
    <w:rsid w:val="28B16D3E"/>
    <w:rsid w:val="28D6AF77"/>
    <w:rsid w:val="2957B82B"/>
    <w:rsid w:val="297E1C35"/>
    <w:rsid w:val="2A1ABAB6"/>
    <w:rsid w:val="2AB88484"/>
    <w:rsid w:val="2AC22EB6"/>
    <w:rsid w:val="2B9C3BA7"/>
    <w:rsid w:val="2BB652AA"/>
    <w:rsid w:val="2BCA0FF5"/>
    <w:rsid w:val="2BD2487C"/>
    <w:rsid w:val="2C50BDC7"/>
    <w:rsid w:val="2C9F645A"/>
    <w:rsid w:val="2D03A79D"/>
    <w:rsid w:val="2E26EAE4"/>
    <w:rsid w:val="2E614CF7"/>
    <w:rsid w:val="2FF1A111"/>
    <w:rsid w:val="3009729A"/>
    <w:rsid w:val="3067B738"/>
    <w:rsid w:val="30822205"/>
    <w:rsid w:val="30D77A16"/>
    <w:rsid w:val="30DED35B"/>
    <w:rsid w:val="31A403C3"/>
    <w:rsid w:val="320168BA"/>
    <w:rsid w:val="32498DA7"/>
    <w:rsid w:val="328D84E5"/>
    <w:rsid w:val="3326FE3E"/>
    <w:rsid w:val="3407C622"/>
    <w:rsid w:val="346BD727"/>
    <w:rsid w:val="34C16A2F"/>
    <w:rsid w:val="35554BCE"/>
    <w:rsid w:val="3564BE25"/>
    <w:rsid w:val="3613FA44"/>
    <w:rsid w:val="365ECCDC"/>
    <w:rsid w:val="36BE788F"/>
    <w:rsid w:val="36F2FA1E"/>
    <w:rsid w:val="371482BA"/>
    <w:rsid w:val="3762CD3E"/>
    <w:rsid w:val="37DFDBC8"/>
    <w:rsid w:val="37E92045"/>
    <w:rsid w:val="382941A4"/>
    <w:rsid w:val="3832AE21"/>
    <w:rsid w:val="38E72A01"/>
    <w:rsid w:val="394815E0"/>
    <w:rsid w:val="39645F3E"/>
    <w:rsid w:val="396C6D12"/>
    <w:rsid w:val="397A47D3"/>
    <w:rsid w:val="39B4A53F"/>
    <w:rsid w:val="3A600D4F"/>
    <w:rsid w:val="3AAC59B0"/>
    <w:rsid w:val="3B05BB18"/>
    <w:rsid w:val="3B2E5F28"/>
    <w:rsid w:val="3B4E7CD1"/>
    <w:rsid w:val="3B653782"/>
    <w:rsid w:val="3B9072D0"/>
    <w:rsid w:val="3C2B03A1"/>
    <w:rsid w:val="3CEA0E95"/>
    <w:rsid w:val="3CF36500"/>
    <w:rsid w:val="3D178751"/>
    <w:rsid w:val="3D606D5F"/>
    <w:rsid w:val="3D942644"/>
    <w:rsid w:val="3E2B8C14"/>
    <w:rsid w:val="3E8342BB"/>
    <w:rsid w:val="3EFB5139"/>
    <w:rsid w:val="3F6E2FC9"/>
    <w:rsid w:val="3F7B514C"/>
    <w:rsid w:val="3FE2D1E4"/>
    <w:rsid w:val="4025DE96"/>
    <w:rsid w:val="402E9BAE"/>
    <w:rsid w:val="403AE8B3"/>
    <w:rsid w:val="4052285E"/>
    <w:rsid w:val="405A7C51"/>
    <w:rsid w:val="40B6CFD0"/>
    <w:rsid w:val="40BE29EF"/>
    <w:rsid w:val="40C7FA73"/>
    <w:rsid w:val="40E36A98"/>
    <w:rsid w:val="41226765"/>
    <w:rsid w:val="4129AB18"/>
    <w:rsid w:val="41492187"/>
    <w:rsid w:val="4161BCA3"/>
    <w:rsid w:val="41C2A2B8"/>
    <w:rsid w:val="423A0367"/>
    <w:rsid w:val="42ABBFDF"/>
    <w:rsid w:val="43567558"/>
    <w:rsid w:val="4386D066"/>
    <w:rsid w:val="43C73DE9"/>
    <w:rsid w:val="4492AD4A"/>
    <w:rsid w:val="45A415FE"/>
    <w:rsid w:val="45FC16C0"/>
    <w:rsid w:val="46AC200F"/>
    <w:rsid w:val="46CA2F73"/>
    <w:rsid w:val="46EC7D01"/>
    <w:rsid w:val="479D17D7"/>
    <w:rsid w:val="4858649E"/>
    <w:rsid w:val="48913C30"/>
    <w:rsid w:val="492CB971"/>
    <w:rsid w:val="493A5356"/>
    <w:rsid w:val="497FE198"/>
    <w:rsid w:val="49891E40"/>
    <w:rsid w:val="4A2488E7"/>
    <w:rsid w:val="4A84AE5C"/>
    <w:rsid w:val="4A9D86BD"/>
    <w:rsid w:val="4AC6532B"/>
    <w:rsid w:val="4B585F92"/>
    <w:rsid w:val="4BCE2B85"/>
    <w:rsid w:val="4BEEDB42"/>
    <w:rsid w:val="4C280E1C"/>
    <w:rsid w:val="4C6785A6"/>
    <w:rsid w:val="4C7DA978"/>
    <w:rsid w:val="4C801CB6"/>
    <w:rsid w:val="4D3793D7"/>
    <w:rsid w:val="4D7A9349"/>
    <w:rsid w:val="4DF355E3"/>
    <w:rsid w:val="4E017F8A"/>
    <w:rsid w:val="4E026C08"/>
    <w:rsid w:val="4E55B744"/>
    <w:rsid w:val="4F8777A2"/>
    <w:rsid w:val="4FB2C465"/>
    <w:rsid w:val="4FB88BBC"/>
    <w:rsid w:val="50A236E1"/>
    <w:rsid w:val="51C96DDF"/>
    <w:rsid w:val="51DE6037"/>
    <w:rsid w:val="52784A3B"/>
    <w:rsid w:val="5327DBDC"/>
    <w:rsid w:val="538852E1"/>
    <w:rsid w:val="549624F4"/>
    <w:rsid w:val="54DD30C7"/>
    <w:rsid w:val="54FF0388"/>
    <w:rsid w:val="55220550"/>
    <w:rsid w:val="55B06ACC"/>
    <w:rsid w:val="5683D130"/>
    <w:rsid w:val="56AFEB97"/>
    <w:rsid w:val="580771E8"/>
    <w:rsid w:val="587793C5"/>
    <w:rsid w:val="58837D0E"/>
    <w:rsid w:val="589344D1"/>
    <w:rsid w:val="58D4C3C1"/>
    <w:rsid w:val="5925556D"/>
    <w:rsid w:val="59406526"/>
    <w:rsid w:val="599DB998"/>
    <w:rsid w:val="59E35BC9"/>
    <w:rsid w:val="59EC4B32"/>
    <w:rsid w:val="5A7BE5A5"/>
    <w:rsid w:val="5B33C625"/>
    <w:rsid w:val="5B503369"/>
    <w:rsid w:val="5B6B431E"/>
    <w:rsid w:val="5BF8DCDF"/>
    <w:rsid w:val="5C077185"/>
    <w:rsid w:val="5C1E7936"/>
    <w:rsid w:val="5C4F1109"/>
    <w:rsid w:val="5CA6221B"/>
    <w:rsid w:val="5CAB0B3B"/>
    <w:rsid w:val="5CD06670"/>
    <w:rsid w:val="5D45C2A1"/>
    <w:rsid w:val="5D7CBC23"/>
    <w:rsid w:val="5D8266F6"/>
    <w:rsid w:val="5D8505ED"/>
    <w:rsid w:val="5EA2B37F"/>
    <w:rsid w:val="5EEA81F2"/>
    <w:rsid w:val="5F3172F9"/>
    <w:rsid w:val="6056095C"/>
    <w:rsid w:val="608F757B"/>
    <w:rsid w:val="614DFC46"/>
    <w:rsid w:val="61C5D919"/>
    <w:rsid w:val="61D4F7EE"/>
    <w:rsid w:val="627BDFF3"/>
    <w:rsid w:val="62BD18D8"/>
    <w:rsid w:val="62E80E2A"/>
    <w:rsid w:val="62ED639C"/>
    <w:rsid w:val="634FC943"/>
    <w:rsid w:val="63A2DED2"/>
    <w:rsid w:val="6495F53B"/>
    <w:rsid w:val="64D642FA"/>
    <w:rsid w:val="64E950F2"/>
    <w:rsid w:val="65245BBD"/>
    <w:rsid w:val="656B6672"/>
    <w:rsid w:val="65899F09"/>
    <w:rsid w:val="65EDE730"/>
    <w:rsid w:val="661A2FAB"/>
    <w:rsid w:val="66565F0D"/>
    <w:rsid w:val="668A23AC"/>
    <w:rsid w:val="66BFA4CE"/>
    <w:rsid w:val="66FEEB66"/>
    <w:rsid w:val="67BB919D"/>
    <w:rsid w:val="681DB1E5"/>
    <w:rsid w:val="683016EA"/>
    <w:rsid w:val="695B7EC8"/>
    <w:rsid w:val="699CC85C"/>
    <w:rsid w:val="69BBE18F"/>
    <w:rsid w:val="69E65E04"/>
    <w:rsid w:val="69F0E6F7"/>
    <w:rsid w:val="6A021B91"/>
    <w:rsid w:val="6C442F1A"/>
    <w:rsid w:val="6C473B64"/>
    <w:rsid w:val="6C5BE391"/>
    <w:rsid w:val="6C98FE09"/>
    <w:rsid w:val="6D05FE52"/>
    <w:rsid w:val="6D7D7A86"/>
    <w:rsid w:val="6DA33046"/>
    <w:rsid w:val="6E44D8B1"/>
    <w:rsid w:val="6E560B09"/>
    <w:rsid w:val="6E8D2AE1"/>
    <w:rsid w:val="6EB47B40"/>
    <w:rsid w:val="6F0CC9CA"/>
    <w:rsid w:val="6F218986"/>
    <w:rsid w:val="6F4CB416"/>
    <w:rsid w:val="6F9F23D3"/>
    <w:rsid w:val="7056CF39"/>
    <w:rsid w:val="707F99C9"/>
    <w:rsid w:val="70AEDE07"/>
    <w:rsid w:val="70E06397"/>
    <w:rsid w:val="713C2BF3"/>
    <w:rsid w:val="71D4F49B"/>
    <w:rsid w:val="720E4ED3"/>
    <w:rsid w:val="72249C77"/>
    <w:rsid w:val="723CF425"/>
    <w:rsid w:val="72B53B68"/>
    <w:rsid w:val="730445FB"/>
    <w:rsid w:val="74358C29"/>
    <w:rsid w:val="743DC9B1"/>
    <w:rsid w:val="75737906"/>
    <w:rsid w:val="758128ED"/>
    <w:rsid w:val="760CADB6"/>
    <w:rsid w:val="761ACA53"/>
    <w:rsid w:val="76269DEF"/>
    <w:rsid w:val="765CBFF0"/>
    <w:rsid w:val="76B1769F"/>
    <w:rsid w:val="76EFF2B4"/>
    <w:rsid w:val="77034C8A"/>
    <w:rsid w:val="7718A641"/>
    <w:rsid w:val="77509642"/>
    <w:rsid w:val="7785F8C4"/>
    <w:rsid w:val="77B6B550"/>
    <w:rsid w:val="7805817B"/>
    <w:rsid w:val="7834BB77"/>
    <w:rsid w:val="78514A0D"/>
    <w:rsid w:val="7A5EBEF3"/>
    <w:rsid w:val="7A628D1C"/>
    <w:rsid w:val="7AD40CFF"/>
    <w:rsid w:val="7AF7C78C"/>
    <w:rsid w:val="7BC7D8B1"/>
    <w:rsid w:val="7C0150A0"/>
    <w:rsid w:val="7C67E6B1"/>
    <w:rsid w:val="7CA3F8EB"/>
    <w:rsid w:val="7D64E4B9"/>
    <w:rsid w:val="7DC5FF5A"/>
    <w:rsid w:val="7DC703C8"/>
    <w:rsid w:val="7E21F17D"/>
    <w:rsid w:val="7E7A930A"/>
    <w:rsid w:val="7E880668"/>
    <w:rsid w:val="7E883F79"/>
    <w:rsid w:val="7EAFE3A5"/>
    <w:rsid w:val="7EBCD96E"/>
    <w:rsid w:val="7F4C19B6"/>
    <w:rsid w:val="7F6BC5D4"/>
    <w:rsid w:val="7F791045"/>
    <w:rsid w:val="7FF5EC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004396E"/>
  <w15:chartTrackingRefBased/>
  <w15:docId w15:val="{B7FCA2CE-226B-BC48-BB7E-1D8C3712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CB"/>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B87267"/>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AU" w:eastAsia="en-US"/>
      <w14:ligatures w14:val="standardContextual"/>
    </w:rPr>
  </w:style>
  <w:style w:type="paragraph" w:styleId="Heading2">
    <w:name w:val="heading 2"/>
    <w:basedOn w:val="Normal"/>
    <w:next w:val="Normal"/>
    <w:link w:val="Heading2Char"/>
    <w:uiPriority w:val="9"/>
    <w:semiHidden/>
    <w:unhideWhenUsed/>
    <w:qFormat/>
    <w:rsid w:val="00B87267"/>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AU" w:eastAsia="en-US"/>
      <w14:ligatures w14:val="standardContextual"/>
    </w:rPr>
  </w:style>
  <w:style w:type="paragraph" w:styleId="Heading3">
    <w:name w:val="heading 3"/>
    <w:basedOn w:val="Normal"/>
    <w:next w:val="Normal"/>
    <w:link w:val="Heading3Char"/>
    <w:uiPriority w:val="9"/>
    <w:semiHidden/>
    <w:unhideWhenUsed/>
    <w:qFormat/>
    <w:rsid w:val="00B87267"/>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AU" w:eastAsia="en-US"/>
      <w14:ligatures w14:val="standardContextual"/>
    </w:rPr>
  </w:style>
  <w:style w:type="paragraph" w:styleId="Heading4">
    <w:name w:val="heading 4"/>
    <w:basedOn w:val="Normal"/>
    <w:next w:val="Normal"/>
    <w:link w:val="Heading4Char"/>
    <w:uiPriority w:val="9"/>
    <w:semiHidden/>
    <w:unhideWhenUsed/>
    <w:qFormat/>
    <w:rsid w:val="00B87267"/>
    <w:pPr>
      <w:keepNext/>
      <w:keepLines/>
      <w:spacing w:before="80" w:after="40"/>
      <w:outlineLvl w:val="3"/>
    </w:pPr>
    <w:rPr>
      <w:rFonts w:asciiTheme="minorHAnsi" w:eastAsiaTheme="majorEastAsia" w:hAnsiTheme="minorHAnsi" w:cstheme="majorBidi"/>
      <w:i/>
      <w:iCs/>
      <w:color w:val="0F4761" w:themeColor="accent1" w:themeShade="BF"/>
      <w:kern w:val="2"/>
      <w:lang w:val="en-AU" w:eastAsia="en-US"/>
      <w14:ligatures w14:val="standardContextual"/>
    </w:rPr>
  </w:style>
  <w:style w:type="paragraph" w:styleId="Heading5">
    <w:name w:val="heading 5"/>
    <w:basedOn w:val="Normal"/>
    <w:next w:val="Normal"/>
    <w:link w:val="Heading5Char"/>
    <w:uiPriority w:val="9"/>
    <w:semiHidden/>
    <w:unhideWhenUsed/>
    <w:qFormat/>
    <w:rsid w:val="00B87267"/>
    <w:pPr>
      <w:keepNext/>
      <w:keepLines/>
      <w:spacing w:before="80" w:after="40"/>
      <w:outlineLvl w:val="4"/>
    </w:pPr>
    <w:rPr>
      <w:rFonts w:asciiTheme="minorHAnsi" w:eastAsiaTheme="majorEastAsia" w:hAnsiTheme="minorHAnsi" w:cstheme="majorBidi"/>
      <w:color w:val="0F4761" w:themeColor="accent1" w:themeShade="BF"/>
      <w:kern w:val="2"/>
      <w:lang w:val="en-AU" w:eastAsia="en-US"/>
      <w14:ligatures w14:val="standardContextual"/>
    </w:rPr>
  </w:style>
  <w:style w:type="paragraph" w:styleId="Heading6">
    <w:name w:val="heading 6"/>
    <w:basedOn w:val="Normal"/>
    <w:next w:val="Normal"/>
    <w:link w:val="Heading6Char"/>
    <w:uiPriority w:val="9"/>
    <w:semiHidden/>
    <w:unhideWhenUsed/>
    <w:qFormat/>
    <w:rsid w:val="00B87267"/>
    <w:pPr>
      <w:keepNext/>
      <w:keepLines/>
      <w:spacing w:before="40"/>
      <w:outlineLvl w:val="5"/>
    </w:pPr>
    <w:rPr>
      <w:rFonts w:asciiTheme="minorHAnsi" w:eastAsiaTheme="majorEastAsia" w:hAnsiTheme="minorHAnsi" w:cstheme="majorBidi"/>
      <w:i/>
      <w:iCs/>
      <w:color w:val="595959" w:themeColor="text1" w:themeTint="A6"/>
      <w:kern w:val="2"/>
      <w:lang w:val="en-AU" w:eastAsia="en-US"/>
      <w14:ligatures w14:val="standardContextual"/>
    </w:rPr>
  </w:style>
  <w:style w:type="paragraph" w:styleId="Heading7">
    <w:name w:val="heading 7"/>
    <w:basedOn w:val="Normal"/>
    <w:next w:val="Normal"/>
    <w:link w:val="Heading7Char"/>
    <w:uiPriority w:val="9"/>
    <w:semiHidden/>
    <w:unhideWhenUsed/>
    <w:qFormat/>
    <w:rsid w:val="00B87267"/>
    <w:pPr>
      <w:keepNext/>
      <w:keepLines/>
      <w:spacing w:before="40"/>
      <w:outlineLvl w:val="6"/>
    </w:pPr>
    <w:rPr>
      <w:rFonts w:asciiTheme="minorHAnsi" w:eastAsiaTheme="majorEastAsia" w:hAnsiTheme="minorHAnsi" w:cstheme="majorBidi"/>
      <w:color w:val="595959" w:themeColor="text1" w:themeTint="A6"/>
      <w:kern w:val="2"/>
      <w:lang w:val="en-AU" w:eastAsia="en-US"/>
      <w14:ligatures w14:val="standardContextual"/>
    </w:rPr>
  </w:style>
  <w:style w:type="paragraph" w:styleId="Heading8">
    <w:name w:val="heading 8"/>
    <w:basedOn w:val="Normal"/>
    <w:next w:val="Normal"/>
    <w:link w:val="Heading8Char"/>
    <w:uiPriority w:val="9"/>
    <w:semiHidden/>
    <w:unhideWhenUsed/>
    <w:qFormat/>
    <w:rsid w:val="00B87267"/>
    <w:pPr>
      <w:keepNext/>
      <w:keepLines/>
      <w:outlineLvl w:val="7"/>
    </w:pPr>
    <w:rPr>
      <w:rFonts w:asciiTheme="minorHAnsi" w:eastAsiaTheme="majorEastAsia" w:hAnsiTheme="minorHAnsi" w:cstheme="majorBidi"/>
      <w:i/>
      <w:iCs/>
      <w:color w:val="272727" w:themeColor="text1" w:themeTint="D8"/>
      <w:kern w:val="2"/>
      <w:lang w:val="en-AU" w:eastAsia="en-US"/>
      <w14:ligatures w14:val="standardContextual"/>
    </w:rPr>
  </w:style>
  <w:style w:type="paragraph" w:styleId="Heading9">
    <w:name w:val="heading 9"/>
    <w:basedOn w:val="Normal"/>
    <w:next w:val="Normal"/>
    <w:link w:val="Heading9Char"/>
    <w:uiPriority w:val="9"/>
    <w:semiHidden/>
    <w:unhideWhenUsed/>
    <w:qFormat/>
    <w:rsid w:val="00B87267"/>
    <w:pPr>
      <w:keepNext/>
      <w:keepLines/>
      <w:outlineLvl w:val="8"/>
    </w:pPr>
    <w:rPr>
      <w:rFonts w:asciiTheme="minorHAnsi" w:eastAsiaTheme="majorEastAsia" w:hAnsiTheme="minorHAnsi" w:cstheme="majorBidi"/>
      <w:color w:val="272727" w:themeColor="text1" w:themeTint="D8"/>
      <w:kern w:val="2"/>
      <w:lang w:val="en-AU"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267"/>
    <w:rPr>
      <w:rFonts w:eastAsiaTheme="majorEastAsia" w:cstheme="majorBidi"/>
      <w:color w:val="272727" w:themeColor="text1" w:themeTint="D8"/>
    </w:rPr>
  </w:style>
  <w:style w:type="paragraph" w:styleId="Title">
    <w:name w:val="Title"/>
    <w:basedOn w:val="Normal"/>
    <w:next w:val="Normal"/>
    <w:link w:val="TitleChar"/>
    <w:uiPriority w:val="10"/>
    <w:qFormat/>
    <w:rsid w:val="00B87267"/>
    <w:pPr>
      <w:spacing w:after="80"/>
      <w:contextualSpacing/>
    </w:pPr>
    <w:rPr>
      <w:rFonts w:asciiTheme="majorHAnsi" w:eastAsiaTheme="majorEastAsia" w:hAnsiTheme="majorHAnsi" w:cstheme="majorBidi"/>
      <w:spacing w:val="-10"/>
      <w:kern w:val="28"/>
      <w:sz w:val="56"/>
      <w:szCs w:val="56"/>
      <w:lang w:val="en-AU" w:eastAsia="en-US"/>
      <w14:ligatures w14:val="standardContextual"/>
    </w:rPr>
  </w:style>
  <w:style w:type="character" w:customStyle="1" w:styleId="TitleChar">
    <w:name w:val="Title Char"/>
    <w:basedOn w:val="DefaultParagraphFont"/>
    <w:link w:val="Title"/>
    <w:uiPriority w:val="10"/>
    <w:rsid w:val="00B87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267"/>
    <w:pPr>
      <w:numPr>
        <w:ilvl w:val="1"/>
      </w:numPr>
      <w:spacing w:after="160"/>
    </w:pPr>
    <w:rPr>
      <w:rFonts w:asciiTheme="minorHAnsi" w:eastAsiaTheme="majorEastAsia" w:hAnsiTheme="minorHAnsi" w:cstheme="majorBidi"/>
      <w:color w:val="595959" w:themeColor="text1" w:themeTint="A6"/>
      <w:spacing w:val="15"/>
      <w:kern w:val="2"/>
      <w:sz w:val="28"/>
      <w:szCs w:val="28"/>
      <w:lang w:val="en-AU" w:eastAsia="en-US"/>
      <w14:ligatures w14:val="standardContextual"/>
    </w:rPr>
  </w:style>
  <w:style w:type="character" w:customStyle="1" w:styleId="SubtitleChar">
    <w:name w:val="Subtitle Char"/>
    <w:basedOn w:val="DefaultParagraphFont"/>
    <w:link w:val="Subtitle"/>
    <w:uiPriority w:val="11"/>
    <w:rsid w:val="00B87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267"/>
    <w:pPr>
      <w:spacing w:before="160" w:after="160"/>
      <w:jc w:val="center"/>
    </w:pPr>
    <w:rPr>
      <w:rFonts w:asciiTheme="minorHAnsi" w:eastAsiaTheme="minorHAnsi" w:hAnsiTheme="minorHAnsi" w:cstheme="minorBidi"/>
      <w:i/>
      <w:iCs/>
      <w:color w:val="404040" w:themeColor="text1" w:themeTint="BF"/>
      <w:kern w:val="2"/>
      <w:lang w:val="en-AU" w:eastAsia="en-US"/>
      <w14:ligatures w14:val="standardContextual"/>
    </w:rPr>
  </w:style>
  <w:style w:type="character" w:customStyle="1" w:styleId="QuoteChar">
    <w:name w:val="Quote Char"/>
    <w:basedOn w:val="DefaultParagraphFont"/>
    <w:link w:val="Quote"/>
    <w:uiPriority w:val="29"/>
    <w:rsid w:val="00B87267"/>
    <w:rPr>
      <w:i/>
      <w:iCs/>
      <w:color w:val="404040" w:themeColor="text1" w:themeTint="BF"/>
    </w:rPr>
  </w:style>
  <w:style w:type="paragraph" w:styleId="ListParagraph">
    <w:name w:val="List Paragraph"/>
    <w:basedOn w:val="Normal"/>
    <w:uiPriority w:val="34"/>
    <w:qFormat/>
    <w:rsid w:val="00B87267"/>
    <w:pPr>
      <w:ind w:left="720"/>
      <w:contextualSpacing/>
    </w:pPr>
    <w:rPr>
      <w:rFonts w:asciiTheme="minorHAnsi" w:eastAsiaTheme="minorHAnsi" w:hAnsiTheme="minorHAnsi" w:cstheme="minorBidi"/>
      <w:kern w:val="2"/>
      <w:lang w:val="en-AU" w:eastAsia="en-US"/>
      <w14:ligatures w14:val="standardContextual"/>
    </w:rPr>
  </w:style>
  <w:style w:type="character" w:styleId="IntenseEmphasis">
    <w:name w:val="Intense Emphasis"/>
    <w:basedOn w:val="DefaultParagraphFont"/>
    <w:uiPriority w:val="21"/>
    <w:qFormat/>
    <w:rsid w:val="00B87267"/>
    <w:rPr>
      <w:i/>
      <w:iCs/>
      <w:color w:val="0F4761" w:themeColor="accent1" w:themeShade="BF"/>
    </w:rPr>
  </w:style>
  <w:style w:type="paragraph" w:styleId="IntenseQuote">
    <w:name w:val="Intense Quote"/>
    <w:basedOn w:val="Normal"/>
    <w:next w:val="Normal"/>
    <w:link w:val="IntenseQuoteChar"/>
    <w:uiPriority w:val="30"/>
    <w:qFormat/>
    <w:rsid w:val="00B8726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AU" w:eastAsia="en-US"/>
      <w14:ligatures w14:val="standardContextual"/>
    </w:rPr>
  </w:style>
  <w:style w:type="character" w:customStyle="1" w:styleId="IntenseQuoteChar">
    <w:name w:val="Intense Quote Char"/>
    <w:basedOn w:val="DefaultParagraphFont"/>
    <w:link w:val="IntenseQuote"/>
    <w:uiPriority w:val="30"/>
    <w:rsid w:val="00B87267"/>
    <w:rPr>
      <w:i/>
      <w:iCs/>
      <w:color w:val="0F4761" w:themeColor="accent1" w:themeShade="BF"/>
    </w:rPr>
  </w:style>
  <w:style w:type="character" w:styleId="IntenseReference">
    <w:name w:val="Intense Reference"/>
    <w:basedOn w:val="DefaultParagraphFont"/>
    <w:uiPriority w:val="32"/>
    <w:qFormat/>
    <w:rsid w:val="00B87267"/>
    <w:rPr>
      <w:b/>
      <w:bCs/>
      <w:smallCaps/>
      <w:color w:val="0F4761" w:themeColor="accent1" w:themeShade="BF"/>
      <w:spacing w:val="5"/>
    </w:rPr>
  </w:style>
  <w:style w:type="character" w:styleId="Hyperlink">
    <w:name w:val="Hyperlink"/>
    <w:basedOn w:val="DefaultParagraphFont"/>
    <w:uiPriority w:val="99"/>
    <w:unhideWhenUsed/>
    <w:rsid w:val="004D3333"/>
    <w:rPr>
      <w:color w:val="467886" w:themeColor="hyperlink"/>
      <w:u w:val="single"/>
    </w:rPr>
  </w:style>
  <w:style w:type="character" w:styleId="UnresolvedMention">
    <w:name w:val="Unresolved Mention"/>
    <w:basedOn w:val="DefaultParagraphFont"/>
    <w:uiPriority w:val="99"/>
    <w:semiHidden/>
    <w:unhideWhenUsed/>
    <w:rsid w:val="004D3333"/>
    <w:rPr>
      <w:color w:val="605E5C"/>
      <w:shd w:val="clear" w:color="auto" w:fill="E1DFDD"/>
    </w:rPr>
  </w:style>
  <w:style w:type="paragraph" w:styleId="Header">
    <w:name w:val="header"/>
    <w:basedOn w:val="Normal"/>
    <w:link w:val="HeaderChar"/>
    <w:uiPriority w:val="99"/>
    <w:unhideWhenUsed/>
    <w:rsid w:val="00AF7A7F"/>
    <w:pPr>
      <w:tabs>
        <w:tab w:val="center" w:pos="4513"/>
        <w:tab w:val="right" w:pos="9026"/>
      </w:tabs>
    </w:pPr>
    <w:rPr>
      <w:rFonts w:asciiTheme="minorHAnsi" w:eastAsiaTheme="minorHAnsi" w:hAnsiTheme="minorHAnsi" w:cstheme="minorBidi"/>
      <w:kern w:val="2"/>
      <w:lang w:val="en-AU" w:eastAsia="en-US"/>
      <w14:ligatures w14:val="standardContextual"/>
    </w:rPr>
  </w:style>
  <w:style w:type="character" w:customStyle="1" w:styleId="HeaderChar">
    <w:name w:val="Header Char"/>
    <w:basedOn w:val="DefaultParagraphFont"/>
    <w:link w:val="Header"/>
    <w:uiPriority w:val="99"/>
    <w:rsid w:val="00AF7A7F"/>
  </w:style>
  <w:style w:type="paragraph" w:styleId="Footer">
    <w:name w:val="footer"/>
    <w:basedOn w:val="Normal"/>
    <w:link w:val="FooterChar"/>
    <w:uiPriority w:val="99"/>
    <w:unhideWhenUsed/>
    <w:rsid w:val="00AF7A7F"/>
    <w:pPr>
      <w:tabs>
        <w:tab w:val="center" w:pos="4513"/>
        <w:tab w:val="right" w:pos="9026"/>
      </w:tabs>
    </w:pPr>
    <w:rPr>
      <w:rFonts w:asciiTheme="minorHAnsi" w:eastAsiaTheme="minorHAnsi" w:hAnsiTheme="minorHAnsi" w:cstheme="minorBidi"/>
      <w:kern w:val="2"/>
      <w:lang w:val="en-AU" w:eastAsia="en-US"/>
      <w14:ligatures w14:val="standardContextual"/>
    </w:rPr>
  </w:style>
  <w:style w:type="character" w:customStyle="1" w:styleId="FooterChar">
    <w:name w:val="Footer Char"/>
    <w:basedOn w:val="DefaultParagraphFont"/>
    <w:link w:val="Footer"/>
    <w:uiPriority w:val="99"/>
    <w:rsid w:val="00AF7A7F"/>
  </w:style>
  <w:style w:type="character" w:styleId="PageNumber">
    <w:name w:val="page number"/>
    <w:basedOn w:val="DefaultParagraphFont"/>
    <w:uiPriority w:val="99"/>
    <w:semiHidden/>
    <w:unhideWhenUsed/>
    <w:rsid w:val="00AF7A7F"/>
  </w:style>
  <w:style w:type="character" w:styleId="CommentReference">
    <w:name w:val="annotation reference"/>
    <w:basedOn w:val="DefaultParagraphFont"/>
    <w:uiPriority w:val="99"/>
    <w:semiHidden/>
    <w:unhideWhenUsed/>
    <w:rsid w:val="00C83BD2"/>
    <w:rPr>
      <w:sz w:val="16"/>
      <w:szCs w:val="16"/>
    </w:rPr>
  </w:style>
  <w:style w:type="paragraph" w:styleId="CommentText">
    <w:name w:val="annotation text"/>
    <w:basedOn w:val="Normal"/>
    <w:link w:val="CommentTextChar"/>
    <w:uiPriority w:val="99"/>
    <w:semiHidden/>
    <w:unhideWhenUsed/>
    <w:rsid w:val="00C83BD2"/>
    <w:rPr>
      <w:rFonts w:asciiTheme="minorHAnsi" w:eastAsiaTheme="minorHAnsi" w:hAnsiTheme="minorHAnsi" w:cstheme="minorBidi"/>
      <w:kern w:val="2"/>
      <w:sz w:val="20"/>
      <w:szCs w:val="20"/>
      <w:lang w:val="en-AU" w:eastAsia="en-US"/>
      <w14:ligatures w14:val="standardContextual"/>
    </w:rPr>
  </w:style>
  <w:style w:type="character" w:customStyle="1" w:styleId="CommentTextChar">
    <w:name w:val="Comment Text Char"/>
    <w:basedOn w:val="DefaultParagraphFont"/>
    <w:link w:val="CommentText"/>
    <w:uiPriority w:val="99"/>
    <w:semiHidden/>
    <w:rsid w:val="00C83BD2"/>
    <w:rPr>
      <w:sz w:val="20"/>
      <w:szCs w:val="20"/>
    </w:rPr>
  </w:style>
  <w:style w:type="paragraph" w:styleId="CommentSubject">
    <w:name w:val="annotation subject"/>
    <w:basedOn w:val="CommentText"/>
    <w:next w:val="CommentText"/>
    <w:link w:val="CommentSubjectChar"/>
    <w:uiPriority w:val="99"/>
    <w:semiHidden/>
    <w:unhideWhenUsed/>
    <w:rsid w:val="00C83BD2"/>
    <w:rPr>
      <w:b/>
      <w:bCs/>
    </w:rPr>
  </w:style>
  <w:style w:type="character" w:customStyle="1" w:styleId="CommentSubjectChar">
    <w:name w:val="Comment Subject Char"/>
    <w:basedOn w:val="CommentTextChar"/>
    <w:link w:val="CommentSubject"/>
    <w:uiPriority w:val="99"/>
    <w:semiHidden/>
    <w:rsid w:val="00C83BD2"/>
    <w:rPr>
      <w:b/>
      <w:bCs/>
      <w:sz w:val="20"/>
      <w:szCs w:val="20"/>
    </w:rPr>
  </w:style>
  <w:style w:type="character" w:styleId="FollowedHyperlink">
    <w:name w:val="FollowedHyperlink"/>
    <w:basedOn w:val="DefaultParagraphFont"/>
    <w:uiPriority w:val="99"/>
    <w:semiHidden/>
    <w:unhideWhenUsed/>
    <w:rsid w:val="00643941"/>
    <w:rPr>
      <w:rFonts w:cs="Times New Roman"/>
      <w:color w:val="96607D" w:themeColor="followedHyperlink"/>
      <w:u w:val="single"/>
    </w:rPr>
  </w:style>
  <w:style w:type="character" w:customStyle="1" w:styleId="apple-converted-space">
    <w:name w:val="apple-converted-space"/>
    <w:basedOn w:val="DefaultParagraphFont"/>
    <w:rsid w:val="00661F5D"/>
  </w:style>
  <w:style w:type="character" w:styleId="Emphasis">
    <w:name w:val="Emphasis"/>
    <w:basedOn w:val="DefaultParagraphFont"/>
    <w:uiPriority w:val="20"/>
    <w:qFormat/>
    <w:rsid w:val="00C926B5"/>
    <w:rPr>
      <w:i/>
      <w:iCs/>
    </w:rPr>
  </w:style>
  <w:style w:type="table" w:styleId="TableGrid">
    <w:name w:val="Table Grid"/>
    <w:basedOn w:val="TableNormal"/>
    <w:uiPriority w:val="39"/>
    <w:rsid w:val="004D4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D5B"/>
    <w:rPr>
      <w:color w:val="666666"/>
    </w:rPr>
  </w:style>
  <w:style w:type="paragraph" w:customStyle="1" w:styleId="p1">
    <w:name w:val="p1"/>
    <w:basedOn w:val="Normal"/>
    <w:rsid w:val="00F75D67"/>
    <w:rPr>
      <w:rFonts w:ascii="Helvetica Neue" w:hAnsi="Helvetica Neue"/>
      <w:color w:val="000000"/>
      <w:sz w:val="18"/>
      <w:szCs w:val="18"/>
    </w:rPr>
  </w:style>
  <w:style w:type="paragraph" w:styleId="Revision">
    <w:name w:val="Revision"/>
    <w:hidden/>
    <w:uiPriority w:val="99"/>
    <w:semiHidden/>
    <w:rsid w:val="00B17E41"/>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273-6256" TargetMode="External"/><Relationship Id="rId13" Type="http://schemas.openxmlformats.org/officeDocument/2006/relationships/hyperlink" Target="https://orcid.org/0000-0001-8413-6797" TargetMode="External"/><Relationship Id="rId18" Type="http://schemas.openxmlformats.org/officeDocument/2006/relationships/hyperlink" Target="https://github.com/lukaseamus/kelps-vs-urchins" TargetMode="External"/><Relationship Id="rId26" Type="http://schemas.openxmlformats.org/officeDocument/2006/relationships/image" Target="media/image5.emf"/><Relationship Id="rId3" Type="http://schemas.openxmlformats.org/officeDocument/2006/relationships/styles" Target="styles.xml"/><Relationship Id="rId21" Type="http://schemas.openxmlformats.org/officeDocument/2006/relationships/hyperlink" Target="https://search.crossref.org/" TargetMode="External"/><Relationship Id="rId7" Type="http://schemas.openxmlformats.org/officeDocument/2006/relationships/endnotes" Target="endnotes.xml"/><Relationship Id="rId12" Type="http://schemas.openxmlformats.org/officeDocument/2006/relationships/hyperlink" Target="https://orcid.org/0000-0003-1185-9745" TargetMode="External"/><Relationship Id="rId17" Type="http://schemas.microsoft.com/office/2018/08/relationships/commentsExtensible" Target="commentsExtensible.xml"/><Relationship Id="rId25" Type="http://schemas.openxmlformats.org/officeDocument/2006/relationships/image" Target="media/image4.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scholar.google.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7-7544-3198" TargetMode="External"/><Relationship Id="rId24" Type="http://schemas.openxmlformats.org/officeDocument/2006/relationships/image" Target="media/image3.emf"/><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2.emf"/><Relationship Id="rId28" Type="http://schemas.openxmlformats.org/officeDocument/2006/relationships/footer" Target="footer1.xml"/><Relationship Id="rId10" Type="http://schemas.openxmlformats.org/officeDocument/2006/relationships/hyperlink" Target="https://orcid.org/0009-0006-2833-9876" TargetMode="External"/><Relationship Id="rId19" Type="http://schemas.openxmlformats.org/officeDocument/2006/relationships/hyperlink" Target="https://www.webofscience.com/wos"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orcid.org/0000-0002-0194-5984" TargetMode="External"/><Relationship Id="rId14" Type="http://schemas.openxmlformats.org/officeDocument/2006/relationships/comments" Target="comments.xml"/><Relationship Id="rId22" Type="http://schemas.openxmlformats.org/officeDocument/2006/relationships/image" Target="media/image1.emf"/><Relationship Id="rId27" Type="http://schemas.openxmlformats.org/officeDocument/2006/relationships/hyperlink" Target="https://github.com/lukaseamus/kelps-vs-urchin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956AF-1AF5-424C-931F-ABBB1A29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26</Pages>
  <Words>11450</Words>
  <Characters>65270</Characters>
  <Application>Microsoft Office Word</Application>
  <DocSecurity>0</DocSecurity>
  <Lines>543</Lines>
  <Paragraphs>153</Paragraphs>
  <ScaleCrop>false</ScaleCrop>
  <Company/>
  <LinksUpToDate>false</LinksUpToDate>
  <CharactersWithSpaces>76567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1153</cp:revision>
  <dcterms:created xsi:type="dcterms:W3CDTF">2024-04-16T08:08:00Z</dcterms:created>
  <dcterms:modified xsi:type="dcterms:W3CDTF">2026-04-24T03:00:00Z</dcterms:modified>
</cp:coreProperties>
</file>